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4DF2263" w14:textId="77777777" w:rsidR="00720CC6" w:rsidRDefault="00720CC6" w:rsidP="00720CC6">
      <w:pPr>
        <w:jc w:val="center"/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Th</w:t>
      </w:r>
      <w:commentRangeStart w:id="0"/>
      <w:r>
        <w:rPr>
          <w:rFonts w:ascii="Times New Roman" w:hAnsi="Times New Roman" w:cs="Times New Roman"/>
          <w:b/>
          <w:bCs/>
          <w:sz w:val="24"/>
        </w:rPr>
        <w:t>e Current Situation</w:t>
      </w:r>
      <w:commentRangeEnd w:id="0"/>
      <w:r w:rsidR="005A06E2">
        <w:rPr>
          <w:rStyle w:val="a8"/>
        </w:rPr>
        <w:commentReference w:id="0"/>
      </w:r>
      <w:r>
        <w:rPr>
          <w:rFonts w:ascii="Times New Roman" w:hAnsi="Times New Roman" w:cs="Times New Roman"/>
          <w:b/>
          <w:bCs/>
          <w:sz w:val="24"/>
        </w:rPr>
        <w:t xml:space="preserve"> and Underlying Reasons of Chinese College Students Obtaining Driving Licenses</w:t>
      </w:r>
    </w:p>
    <w:p w14:paraId="08D900F7" w14:textId="77777777" w:rsidR="001A4D68" w:rsidRDefault="001A4D68" w:rsidP="00720CC6">
      <w:pPr>
        <w:jc w:val="center"/>
        <w:rPr>
          <w:rFonts w:ascii="Times New Roman" w:hAnsi="Times New Roman" w:cs="Times New Roman"/>
          <w:b/>
          <w:bCs/>
          <w:sz w:val="24"/>
        </w:rPr>
      </w:pPr>
    </w:p>
    <w:p w14:paraId="1CCB77F5" w14:textId="4EF6E703" w:rsidR="00720CC6" w:rsidRPr="001A4D68" w:rsidRDefault="00720CC6" w:rsidP="0089465B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 xml:space="preserve"> </w:t>
      </w:r>
      <w:r w:rsidR="001A4D68" w:rsidRPr="001A4D68">
        <w:rPr>
          <w:rFonts w:ascii="Times New Roman" w:hAnsi="Times New Roman" w:cs="Times New Roman" w:hint="eastAsia"/>
          <w:sz w:val="24"/>
        </w:rPr>
        <w:t>张芝源</w:t>
      </w:r>
      <w:r w:rsidR="001A4D68" w:rsidRPr="001A4D68">
        <w:rPr>
          <w:rFonts w:ascii="Times New Roman" w:hAnsi="Times New Roman" w:cs="Times New Roman" w:hint="eastAsia"/>
          <w:sz w:val="24"/>
        </w:rPr>
        <w:t xml:space="preserve"> 2024010701 group2</w:t>
      </w:r>
    </w:p>
    <w:p w14:paraId="44C5A076" w14:textId="77777777" w:rsidR="00720CC6" w:rsidRDefault="00720CC6" w:rsidP="00720CC6">
      <w:pPr>
        <w:jc w:val="center"/>
        <w:rPr>
          <w:rFonts w:ascii="Times New Roman" w:hAnsi="Times New Roman" w:cs="Times New Roman"/>
          <w:sz w:val="24"/>
        </w:rPr>
      </w:pPr>
    </w:p>
    <w:p w14:paraId="6FEA662C" w14:textId="6CA99A05" w:rsidR="00720CC6" w:rsidRDefault="00720CC6" w:rsidP="00720CC6">
      <w:pPr>
        <w:ind w:firstLine="42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 w:hint="eastAsia"/>
          <w:b/>
          <w:bCs/>
          <w:sz w:val="24"/>
        </w:rPr>
        <w:t>Introduction</w:t>
      </w:r>
    </w:p>
    <w:p w14:paraId="17BE1CE3" w14:textId="17D8AE82" w:rsidR="001A4D68" w:rsidRPr="00DB6E2C" w:rsidRDefault="001A4D68" w:rsidP="001A4D68">
      <w:pPr>
        <w:spacing w:line="480" w:lineRule="auto"/>
        <w:ind w:firstLine="420"/>
        <w:rPr>
          <w:rFonts w:ascii="Times New Roman" w:hAnsi="Times New Roman" w:cs="Times New Roman"/>
          <w:sz w:val="24"/>
        </w:rPr>
      </w:pPr>
      <w:r w:rsidRPr="00DB6E2C">
        <w:rPr>
          <w:rFonts w:ascii="Times New Roman" w:hAnsi="Times New Roman" w:cs="Times New Roman" w:hint="eastAsia"/>
          <w:sz w:val="24"/>
        </w:rPr>
        <w:t xml:space="preserve">Traditionally, people </w:t>
      </w:r>
      <w:r>
        <w:rPr>
          <w:rFonts w:ascii="Times New Roman" w:hAnsi="Times New Roman" w:cs="Times New Roman" w:hint="eastAsia"/>
          <w:sz w:val="24"/>
        </w:rPr>
        <w:t>consider</w:t>
      </w:r>
      <w:r w:rsidRPr="00DB6E2C">
        <w:rPr>
          <w:rFonts w:ascii="Times New Roman" w:hAnsi="Times New Roman" w:cs="Times New Roman" w:hint="eastAsia"/>
          <w:sz w:val="24"/>
        </w:rPr>
        <w:t xml:space="preserve"> college students </w:t>
      </w:r>
      <w:r>
        <w:rPr>
          <w:rFonts w:ascii="Times New Roman" w:hAnsi="Times New Roman" w:cs="Times New Roman" w:hint="eastAsia"/>
          <w:sz w:val="24"/>
        </w:rPr>
        <w:t>to be</w:t>
      </w:r>
      <w:r w:rsidRPr="00DB6E2C">
        <w:rPr>
          <w:rFonts w:ascii="Times New Roman" w:hAnsi="Times New Roman" w:cs="Times New Roman" w:hint="eastAsia"/>
          <w:sz w:val="24"/>
        </w:rPr>
        <w:t xml:space="preserve"> a group of people who have just become adults and are eager to try something new,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DB6E2C">
        <w:rPr>
          <w:rFonts w:ascii="Times New Roman" w:hAnsi="Times New Roman" w:cs="Times New Roman" w:hint="eastAsia"/>
          <w:sz w:val="24"/>
        </w:rPr>
        <w:t xml:space="preserve">especially learning how to drive. </w:t>
      </w:r>
      <w:r w:rsidRPr="004A5A12">
        <w:rPr>
          <w:rFonts w:ascii="Times New Roman" w:hAnsi="Times New Roman" w:cs="Times New Roman"/>
          <w:sz w:val="24"/>
        </w:rPr>
        <w:t xml:space="preserve">However, recent </w:t>
      </w:r>
      <w:r>
        <w:rPr>
          <w:rFonts w:ascii="Times New Roman" w:hAnsi="Times New Roman" w:cs="Times New Roman" w:hint="eastAsia"/>
          <w:sz w:val="24"/>
        </w:rPr>
        <w:t>studie</w:t>
      </w:r>
      <w:r w:rsidRPr="004A5A12">
        <w:rPr>
          <w:rFonts w:ascii="Times New Roman" w:hAnsi="Times New Roman" w:cs="Times New Roman"/>
          <w:sz w:val="24"/>
        </w:rPr>
        <w:t>s suggest that this enthusiasm may be shifting. As Melia et al. (2018) point out, urbanization has led young adults aged 16–34 to rely more on public transport, resulting in a global decline in youth driving license acquisition.</w:t>
      </w:r>
      <w:r w:rsidRPr="00DB6E2C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Other factors include </w:t>
      </w:r>
      <w:del w:id="1" w:author="Kaixuan Gong" w:date="2024-11-05T23:41:00Z">
        <w:r w:rsidDel="00AC51EB">
          <w:rPr>
            <w:rFonts w:ascii="Times New Roman" w:hAnsi="Times New Roman" w:cs="Times New Roman" w:hint="eastAsia"/>
            <w:sz w:val="24"/>
          </w:rPr>
          <w:delText xml:space="preserve">the </w:delText>
        </w:r>
      </w:del>
      <w:r>
        <w:rPr>
          <w:rFonts w:ascii="Times New Roman" w:hAnsi="Times New Roman" w:cs="Times New Roman" w:hint="eastAsia"/>
          <w:sz w:val="24"/>
        </w:rPr>
        <w:t xml:space="preserve">changes of social values, the appearance of </w:t>
      </w:r>
      <w:r w:rsidRPr="008C3CF9">
        <w:rPr>
          <w:rFonts w:ascii="Times New Roman" w:hAnsi="Times New Roman" w:cs="Times New Roman"/>
          <w:sz w:val="24"/>
        </w:rPr>
        <w:t>automatic driving technique</w:t>
      </w:r>
      <w:r>
        <w:rPr>
          <w:rFonts w:ascii="Times New Roman" w:hAnsi="Times New Roman" w:cs="Times New Roman" w:hint="eastAsia"/>
          <w:sz w:val="24"/>
        </w:rPr>
        <w:t xml:space="preserve"> and so on</w:t>
      </w:r>
      <w:ins w:id="2" w:author="Kaixuan Gong" w:date="2024-11-05T23:41:00Z">
        <w:r w:rsidR="00AC51EB">
          <w:rPr>
            <w:rFonts w:ascii="Times New Roman" w:hAnsi="Times New Roman" w:cs="Times New Roman"/>
            <w:sz w:val="24"/>
          </w:rPr>
          <w:t xml:space="preserve"> (</w:t>
        </w:r>
      </w:ins>
      <w:ins w:id="3" w:author="Kaixuan Gong" w:date="2024-11-05T23:42:00Z">
        <w:r w:rsidR="00AC51EB">
          <w:rPr>
            <w:rFonts w:ascii="Times New Roman" w:hAnsi="Times New Roman" w:cs="Times New Roman"/>
            <w:sz w:val="24"/>
          </w:rPr>
          <w:t>citations)</w:t>
        </w:r>
      </w:ins>
      <w:r>
        <w:rPr>
          <w:rFonts w:ascii="Times New Roman" w:hAnsi="Times New Roman" w:cs="Times New Roman" w:hint="eastAsia"/>
          <w:sz w:val="24"/>
        </w:rPr>
        <w:t xml:space="preserve">. These naturally raise </w:t>
      </w:r>
      <w:del w:id="4" w:author="Kaixuan Gong" w:date="2024-11-05T23:42:00Z">
        <w:r w:rsidDel="00AC51EB">
          <w:rPr>
            <w:rFonts w:ascii="Times New Roman" w:hAnsi="Times New Roman" w:cs="Times New Roman" w:hint="eastAsia"/>
            <w:sz w:val="24"/>
          </w:rPr>
          <w:delText xml:space="preserve">the </w:delText>
        </w:r>
      </w:del>
      <w:r>
        <w:rPr>
          <w:rFonts w:ascii="Times New Roman" w:hAnsi="Times New Roman" w:cs="Times New Roman" w:hint="eastAsia"/>
          <w:sz w:val="24"/>
        </w:rPr>
        <w:t>question</w:t>
      </w:r>
      <w:ins w:id="5" w:author="Kaixuan Gong" w:date="2024-11-05T23:42:00Z">
        <w:r w:rsidR="00AC51EB">
          <w:rPr>
            <w:rFonts w:ascii="Times New Roman" w:hAnsi="Times New Roman" w:cs="Times New Roman"/>
            <w:sz w:val="24"/>
          </w:rPr>
          <w:t>s</w:t>
        </w:r>
      </w:ins>
      <w:r>
        <w:rPr>
          <w:rFonts w:ascii="Times New Roman" w:hAnsi="Times New Roman" w:cs="Times New Roman" w:hint="eastAsia"/>
          <w:sz w:val="24"/>
        </w:rPr>
        <w:t xml:space="preserve"> of</w:t>
      </w:r>
      <w:r w:rsidRPr="00DB6E2C">
        <w:rPr>
          <w:rFonts w:ascii="Times New Roman" w:hAnsi="Times New Roman" w:cs="Times New Roman" w:hint="eastAsia"/>
          <w:sz w:val="24"/>
        </w:rPr>
        <w:t xml:space="preserve"> the current situation of college students obtaining driving licenses as well as </w:t>
      </w:r>
      <w:r>
        <w:rPr>
          <w:rFonts w:ascii="Times New Roman" w:hAnsi="Times New Roman" w:cs="Times New Roman" w:hint="eastAsia"/>
          <w:sz w:val="24"/>
        </w:rPr>
        <w:t>its</w:t>
      </w:r>
      <w:r w:rsidRPr="00DB6E2C">
        <w:rPr>
          <w:rFonts w:ascii="Times New Roman" w:hAnsi="Times New Roman" w:cs="Times New Roman" w:hint="eastAsia"/>
          <w:sz w:val="24"/>
        </w:rPr>
        <w:t xml:space="preserve"> underlying reasons</w:t>
      </w:r>
      <w:r>
        <w:rPr>
          <w:rFonts w:ascii="Times New Roman" w:hAnsi="Times New Roman" w:cs="Times New Roman" w:hint="eastAsia"/>
          <w:sz w:val="24"/>
        </w:rPr>
        <w:t>.</w:t>
      </w:r>
    </w:p>
    <w:p w14:paraId="7366FF23" w14:textId="39252666" w:rsidR="001A4D68" w:rsidRDefault="001A4D68" w:rsidP="001A4D68">
      <w:pPr>
        <w:spacing w:line="480" w:lineRule="auto"/>
        <w:ind w:firstLine="420"/>
        <w:rPr>
          <w:rFonts w:ascii="Times New Roman" w:hAnsi="Times New Roman" w:cs="Times New Roman"/>
          <w:sz w:val="24"/>
        </w:rPr>
      </w:pPr>
      <w:r w:rsidRPr="008469E4">
        <w:rPr>
          <w:rFonts w:ascii="Times New Roman" w:hAnsi="Times New Roman" w:cs="Times New Roman"/>
          <w:sz w:val="24"/>
        </w:rPr>
        <w:t xml:space="preserve">Numerous studies have been conducted worldwide, revealing differences in people’s desire to obtain a driving license </w:t>
      </w:r>
      <w:del w:id="6" w:author="Kaixuan Gong" w:date="2024-11-05T23:42:00Z">
        <w:r w:rsidRPr="008469E4" w:rsidDel="00AC51EB">
          <w:rPr>
            <w:rFonts w:ascii="Times New Roman" w:hAnsi="Times New Roman" w:cs="Times New Roman"/>
            <w:sz w:val="24"/>
          </w:rPr>
          <w:delText xml:space="preserve">based </w:delText>
        </w:r>
      </w:del>
      <w:ins w:id="7" w:author="Kaixuan Gong" w:date="2024-11-05T23:42:00Z">
        <w:r w:rsidR="00AC51EB">
          <w:rPr>
            <w:rFonts w:ascii="Times New Roman" w:hAnsi="Times New Roman" w:cs="Times New Roman"/>
            <w:sz w:val="24"/>
          </w:rPr>
          <w:t>depending</w:t>
        </w:r>
        <w:r w:rsidR="00AC51EB" w:rsidRPr="008469E4">
          <w:rPr>
            <w:rFonts w:ascii="Times New Roman" w:hAnsi="Times New Roman" w:cs="Times New Roman"/>
            <w:sz w:val="24"/>
          </w:rPr>
          <w:t xml:space="preserve"> </w:t>
        </w:r>
      </w:ins>
      <w:r w:rsidRPr="008469E4">
        <w:rPr>
          <w:rFonts w:ascii="Times New Roman" w:hAnsi="Times New Roman" w:cs="Times New Roman"/>
          <w:sz w:val="24"/>
        </w:rPr>
        <w:t>on factors such as gender, race, and household income.</w:t>
      </w:r>
      <w:r>
        <w:rPr>
          <w:rFonts w:ascii="Times New Roman" w:hAnsi="Times New Roman" w:cs="Times New Roman" w:hint="eastAsia"/>
          <w:sz w:val="24"/>
        </w:rPr>
        <w:t xml:space="preserve"> More significantly, </w:t>
      </w:r>
      <w:commentRangeStart w:id="8"/>
      <w:r>
        <w:rPr>
          <w:rFonts w:ascii="Times New Roman" w:hAnsi="Times New Roman" w:cs="Times New Roman" w:hint="eastAsia"/>
          <w:sz w:val="24"/>
        </w:rPr>
        <w:t>w</w:t>
      </w:r>
      <w:r w:rsidRPr="00DB6E2C">
        <w:rPr>
          <w:rFonts w:ascii="Times New Roman" w:hAnsi="Times New Roman" w:cs="Times New Roman" w:hint="eastAsia"/>
          <w:sz w:val="24"/>
        </w:rPr>
        <w:t>e</w:t>
      </w:r>
      <w:commentRangeEnd w:id="8"/>
      <w:r w:rsidR="00AC51EB">
        <w:rPr>
          <w:rStyle w:val="a8"/>
        </w:rPr>
        <w:commentReference w:id="8"/>
      </w:r>
      <w:r w:rsidRPr="00DB6E2C">
        <w:rPr>
          <w:rFonts w:ascii="Times New Roman" w:hAnsi="Times New Roman" w:cs="Times New Roman" w:hint="eastAsia"/>
          <w:sz w:val="24"/>
        </w:rPr>
        <w:t xml:space="preserve"> can also find the </w:t>
      </w:r>
      <w:r w:rsidR="005423F0" w:rsidRPr="005423F0">
        <w:rPr>
          <w:rFonts w:ascii="Times New Roman" w:hAnsi="Times New Roman" w:cs="Times New Roman" w:hint="eastAsia"/>
          <w:sz w:val="24"/>
        </w:rPr>
        <w:t>descending trend</w:t>
      </w:r>
      <w:r w:rsidRPr="00DB6E2C">
        <w:rPr>
          <w:rFonts w:ascii="Times New Roman" w:hAnsi="Times New Roman" w:cs="Times New Roman" w:hint="eastAsia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in</w:t>
      </w:r>
      <w:del w:id="9" w:author="Kaixuan Gong" w:date="2024-11-05T23:43:00Z">
        <w:r w:rsidDel="00AC51EB">
          <w:rPr>
            <w:rFonts w:ascii="Times New Roman" w:hAnsi="Times New Roman" w:cs="Times New Roman" w:hint="eastAsia"/>
            <w:sz w:val="24"/>
          </w:rPr>
          <w:delText xml:space="preserve"> the</w:delText>
        </w:r>
      </w:del>
      <w:r>
        <w:rPr>
          <w:rFonts w:ascii="Times New Roman" w:hAnsi="Times New Roman" w:cs="Times New Roman" w:hint="eastAsia"/>
          <w:sz w:val="24"/>
        </w:rPr>
        <w:t xml:space="preserve"> obtaining </w:t>
      </w:r>
      <w:del w:id="10" w:author="Kaixuan Gong" w:date="2024-11-05T23:43:00Z">
        <w:r w:rsidRPr="00DB6E2C" w:rsidDel="00AC51EB">
          <w:rPr>
            <w:rFonts w:ascii="Times New Roman" w:hAnsi="Times New Roman" w:cs="Times New Roman" w:hint="eastAsia"/>
            <w:sz w:val="24"/>
          </w:rPr>
          <w:delText xml:space="preserve">of </w:delText>
        </w:r>
      </w:del>
      <w:r w:rsidRPr="00DB6E2C">
        <w:rPr>
          <w:rFonts w:ascii="Times New Roman" w:hAnsi="Times New Roman" w:cs="Times New Roman" w:hint="eastAsia"/>
          <w:sz w:val="24"/>
        </w:rPr>
        <w:t>driving license</w:t>
      </w:r>
      <w:r>
        <w:rPr>
          <w:rFonts w:ascii="Times New Roman" w:hAnsi="Times New Roman" w:cs="Times New Roman" w:hint="eastAsia"/>
          <w:sz w:val="24"/>
        </w:rPr>
        <w:t>s</w:t>
      </w:r>
      <w:ins w:id="11" w:author="Kaixuan Gong" w:date="2024-11-05T23:43:00Z">
        <w:r w:rsidR="00AC51EB">
          <w:rPr>
            <w:rFonts w:ascii="Times New Roman" w:hAnsi="Times New Roman" w:cs="Times New Roman"/>
            <w:sz w:val="24"/>
          </w:rPr>
          <w:t xml:space="preserve"> (citation)</w:t>
        </w:r>
      </w:ins>
      <w:r w:rsidRPr="00DB6E2C">
        <w:rPr>
          <w:rFonts w:ascii="Times New Roman" w:hAnsi="Times New Roman" w:cs="Times New Roman" w:hint="eastAsia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4A5A12">
        <w:rPr>
          <w:rFonts w:ascii="Times New Roman" w:hAnsi="Times New Roman" w:cs="Times New Roman"/>
          <w:sz w:val="24"/>
        </w:rPr>
        <w:t xml:space="preserve">This trend, termed </w:t>
      </w:r>
      <w:ins w:id="12" w:author="Kaixuan Gong" w:date="2024-11-05T23:43:00Z">
        <w:r w:rsidR="00AC51EB">
          <w:rPr>
            <w:rFonts w:ascii="Times New Roman" w:hAnsi="Times New Roman" w:cs="Times New Roman"/>
            <w:sz w:val="24"/>
          </w:rPr>
          <w:t>‘</w:t>
        </w:r>
      </w:ins>
      <w:del w:id="13" w:author="Kaixuan Gong" w:date="2024-11-05T23:43:00Z">
        <w:r w:rsidRPr="004A5A12" w:rsidDel="00AC51EB">
          <w:rPr>
            <w:rFonts w:ascii="Times New Roman" w:hAnsi="Times New Roman" w:cs="Times New Roman"/>
            <w:sz w:val="24"/>
          </w:rPr>
          <w:delText>"</w:delText>
        </w:r>
      </w:del>
      <w:r w:rsidRPr="004A5A12">
        <w:rPr>
          <w:rFonts w:ascii="Times New Roman" w:hAnsi="Times New Roman" w:cs="Times New Roman"/>
          <w:sz w:val="24"/>
        </w:rPr>
        <w:t>Delayed Driving Licensure</w:t>
      </w:r>
      <w:ins w:id="14" w:author="Kaixuan Gong" w:date="2024-11-05T23:43:00Z">
        <w:r w:rsidR="00AC51EB">
          <w:rPr>
            <w:rFonts w:ascii="Times New Roman" w:hAnsi="Times New Roman" w:cs="Times New Roman"/>
            <w:sz w:val="24"/>
          </w:rPr>
          <w:t>’</w:t>
        </w:r>
      </w:ins>
      <w:del w:id="15" w:author="Kaixuan Gong" w:date="2024-11-05T23:43:00Z">
        <w:r w:rsidRPr="004A5A12" w:rsidDel="00AC51EB">
          <w:rPr>
            <w:rFonts w:ascii="Times New Roman" w:hAnsi="Times New Roman" w:cs="Times New Roman"/>
            <w:sz w:val="24"/>
          </w:rPr>
          <w:delText>"</w:delText>
        </w:r>
      </w:del>
      <w:r w:rsidRPr="004A5A12">
        <w:rPr>
          <w:rFonts w:ascii="Times New Roman" w:hAnsi="Times New Roman" w:cs="Times New Roman"/>
          <w:sz w:val="24"/>
        </w:rPr>
        <w:t xml:space="preserve"> (DDL), has also been documented in the United States, where the percentage of high school seniors with a driver’s license fell from 83% to 73% between 1996 and 2010 (Vaca et al., 2024). Similar trends have been observed in various countries, </w:t>
      </w:r>
      <w:ins w:id="16" w:author="Kaixuan Gong" w:date="2024-11-05T23:44:00Z">
        <w:r w:rsidR="00AC51EB">
          <w:rPr>
            <w:rFonts w:ascii="Times New Roman" w:hAnsi="Times New Roman" w:cs="Times New Roman"/>
            <w:sz w:val="24"/>
          </w:rPr>
          <w:t xml:space="preserve">which have been </w:t>
        </w:r>
      </w:ins>
      <w:r w:rsidRPr="004A5A12">
        <w:rPr>
          <w:rFonts w:ascii="Times New Roman" w:hAnsi="Times New Roman" w:cs="Times New Roman"/>
          <w:sz w:val="24"/>
        </w:rPr>
        <w:t xml:space="preserve">attributed to rising urban living costs, </w:t>
      </w:r>
      <w:r w:rsidRPr="008469E4">
        <w:rPr>
          <w:rFonts w:ascii="Times New Roman" w:hAnsi="Times New Roman" w:cs="Times New Roman"/>
          <w:sz w:val="24"/>
        </w:rPr>
        <w:t>availabili</w:t>
      </w:r>
      <w:r w:rsidRPr="004A5A12">
        <w:rPr>
          <w:rFonts w:ascii="Times New Roman" w:hAnsi="Times New Roman" w:cs="Times New Roman"/>
          <w:sz w:val="24"/>
        </w:rPr>
        <w:t>ty of public transportation, and evolving attitudes toward car ownership (</w:t>
      </w:r>
      <w:proofErr w:type="spellStart"/>
      <w:r w:rsidRPr="004A5A12">
        <w:rPr>
          <w:rFonts w:ascii="Times New Roman" w:hAnsi="Times New Roman" w:cs="Times New Roman"/>
          <w:sz w:val="24"/>
        </w:rPr>
        <w:t>Delbosc</w:t>
      </w:r>
      <w:proofErr w:type="spellEnd"/>
      <w:r w:rsidRPr="004A5A12">
        <w:rPr>
          <w:rFonts w:ascii="Times New Roman" w:hAnsi="Times New Roman" w:cs="Times New Roman"/>
          <w:sz w:val="24"/>
        </w:rPr>
        <w:t xml:space="preserve"> </w:t>
      </w:r>
      <w:del w:id="17" w:author="Kaixuan Gong" w:date="2024-11-05T23:44:00Z">
        <w:r w:rsidRPr="004A5A12" w:rsidDel="00AC51EB">
          <w:rPr>
            <w:rFonts w:ascii="Times New Roman" w:hAnsi="Times New Roman" w:cs="Times New Roman"/>
            <w:sz w:val="24"/>
          </w:rPr>
          <w:delText xml:space="preserve">and </w:delText>
        </w:r>
      </w:del>
      <w:ins w:id="18" w:author="Kaixuan Gong" w:date="2024-11-05T23:44:00Z">
        <w:r w:rsidR="00AC51EB">
          <w:rPr>
            <w:rFonts w:ascii="Times New Roman" w:hAnsi="Times New Roman" w:cs="Times New Roman"/>
            <w:sz w:val="24"/>
          </w:rPr>
          <w:t>&amp;</w:t>
        </w:r>
        <w:r w:rsidR="00AC51EB" w:rsidRPr="004A5A12">
          <w:rPr>
            <w:rFonts w:ascii="Times New Roman" w:hAnsi="Times New Roman" w:cs="Times New Roman"/>
            <w:sz w:val="24"/>
          </w:rPr>
          <w:t xml:space="preserve"> </w:t>
        </w:r>
      </w:ins>
      <w:r w:rsidRPr="004A5A12">
        <w:rPr>
          <w:rFonts w:ascii="Times New Roman" w:hAnsi="Times New Roman" w:cs="Times New Roman"/>
          <w:sz w:val="24"/>
        </w:rPr>
        <w:t>Currie, 2013).</w:t>
      </w:r>
      <w:r w:rsidRPr="009C1708">
        <w:rPr>
          <w:rFonts w:ascii="Times New Roman" w:hAnsi="Times New Roman" w:cs="Times New Roman"/>
          <w:sz w:val="24"/>
        </w:rPr>
        <w:t xml:space="preserve"> </w:t>
      </w:r>
    </w:p>
    <w:p w14:paraId="5156D747" w14:textId="2E352D04" w:rsidR="001A4D68" w:rsidRPr="00AF7F42" w:rsidRDefault="001A4D68" w:rsidP="001A4D68">
      <w:pPr>
        <w:spacing w:line="480" w:lineRule="auto"/>
        <w:ind w:firstLine="420"/>
        <w:rPr>
          <w:rFonts w:ascii="Times New Roman" w:hAnsi="Times New Roman" w:cs="Times New Roman"/>
          <w:sz w:val="24"/>
        </w:rPr>
      </w:pPr>
      <w:r w:rsidRPr="004A5A12">
        <w:rPr>
          <w:rFonts w:ascii="Times New Roman" w:hAnsi="Times New Roman" w:cs="Times New Roman"/>
          <w:sz w:val="24"/>
        </w:rPr>
        <w:t xml:space="preserve">While existing research has primarily focused on </w:t>
      </w:r>
      <w:del w:id="19" w:author="Kaixuan Gong" w:date="2024-11-05T23:44:00Z">
        <w:r w:rsidDel="00AC51EB">
          <w:rPr>
            <w:rFonts w:ascii="Times New Roman" w:hAnsi="Times New Roman" w:cs="Times New Roman" w:hint="eastAsia"/>
            <w:sz w:val="24"/>
          </w:rPr>
          <w:delText>w</w:delText>
        </w:r>
        <w:r w:rsidRPr="004A5A12" w:rsidDel="00AC51EB">
          <w:rPr>
            <w:rFonts w:ascii="Times New Roman" w:hAnsi="Times New Roman" w:cs="Times New Roman"/>
            <w:sz w:val="24"/>
          </w:rPr>
          <w:delText xml:space="preserve">estern </w:delText>
        </w:r>
      </w:del>
      <w:ins w:id="20" w:author="Kaixuan Gong" w:date="2024-11-05T23:44:00Z">
        <w:r w:rsidR="00AC51EB">
          <w:rPr>
            <w:rFonts w:ascii="Times New Roman" w:hAnsi="Times New Roman" w:cs="Times New Roman"/>
            <w:sz w:val="24"/>
          </w:rPr>
          <w:t>W</w:t>
        </w:r>
        <w:r w:rsidR="00AC51EB" w:rsidRPr="004A5A12">
          <w:rPr>
            <w:rFonts w:ascii="Times New Roman" w:hAnsi="Times New Roman" w:cs="Times New Roman"/>
            <w:sz w:val="24"/>
          </w:rPr>
          <w:t xml:space="preserve">estern </w:t>
        </w:r>
      </w:ins>
      <w:r w:rsidRPr="004A5A12">
        <w:rPr>
          <w:rFonts w:ascii="Times New Roman" w:hAnsi="Times New Roman" w:cs="Times New Roman"/>
          <w:sz w:val="24"/>
        </w:rPr>
        <w:t xml:space="preserve">countries, few </w:t>
      </w:r>
      <w:r w:rsidRPr="004A5A12">
        <w:rPr>
          <w:rFonts w:ascii="Times New Roman" w:hAnsi="Times New Roman" w:cs="Times New Roman"/>
          <w:sz w:val="24"/>
        </w:rPr>
        <w:lastRenderedPageBreak/>
        <w:t xml:space="preserve">studies </w:t>
      </w:r>
      <w:r>
        <w:rPr>
          <w:rFonts w:ascii="Times New Roman" w:hAnsi="Times New Roman" w:cs="Times New Roman" w:hint="eastAsia"/>
          <w:sz w:val="24"/>
        </w:rPr>
        <w:t xml:space="preserve">have </w:t>
      </w:r>
      <w:r w:rsidRPr="004A5A12">
        <w:rPr>
          <w:rFonts w:ascii="Times New Roman" w:hAnsi="Times New Roman" w:cs="Times New Roman"/>
          <w:sz w:val="24"/>
        </w:rPr>
        <w:t>address</w:t>
      </w:r>
      <w:r>
        <w:rPr>
          <w:rFonts w:ascii="Times New Roman" w:hAnsi="Times New Roman" w:cs="Times New Roman" w:hint="eastAsia"/>
          <w:sz w:val="24"/>
        </w:rPr>
        <w:t>ed</w:t>
      </w:r>
      <w:r w:rsidRPr="004A5A12">
        <w:rPr>
          <w:rFonts w:ascii="Times New Roman" w:hAnsi="Times New Roman" w:cs="Times New Roman"/>
          <w:sz w:val="24"/>
        </w:rPr>
        <w:t xml:space="preserve"> how these trends manifest among Chinese college students, whose experiences </w:t>
      </w:r>
      <w:commentRangeStart w:id="21"/>
      <w:r w:rsidRPr="004A5A12">
        <w:rPr>
          <w:rFonts w:ascii="Times New Roman" w:hAnsi="Times New Roman" w:cs="Times New Roman"/>
          <w:sz w:val="24"/>
        </w:rPr>
        <w:t>may differ due to unique soci</w:t>
      </w:r>
      <w:r>
        <w:rPr>
          <w:rFonts w:ascii="Times New Roman" w:hAnsi="Times New Roman" w:cs="Times New Roman" w:hint="eastAsia"/>
          <w:sz w:val="24"/>
        </w:rPr>
        <w:t>al</w:t>
      </w:r>
      <w:r w:rsidRPr="004A5A12">
        <w:rPr>
          <w:rFonts w:ascii="Times New Roman" w:hAnsi="Times New Roman" w:cs="Times New Roman"/>
          <w:sz w:val="24"/>
        </w:rPr>
        <w:t xml:space="preserve"> factors</w:t>
      </w:r>
      <w:commentRangeEnd w:id="21"/>
      <w:r w:rsidR="00AC51EB">
        <w:rPr>
          <w:rStyle w:val="a8"/>
        </w:rPr>
        <w:commentReference w:id="21"/>
      </w:r>
      <w:r w:rsidRPr="004A5A12">
        <w:rPr>
          <w:rFonts w:ascii="Times New Roman" w:hAnsi="Times New Roman" w:cs="Times New Roman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 xml:space="preserve"> </w:t>
      </w:r>
      <w:commentRangeStart w:id="22"/>
      <w:r w:rsidRPr="007857F9">
        <w:rPr>
          <w:rFonts w:ascii="Times New Roman" w:hAnsi="Times New Roman" w:cs="Times New Roman" w:hint="eastAsia"/>
          <w:sz w:val="24"/>
        </w:rPr>
        <w:t xml:space="preserve">It is of </w:t>
      </w:r>
      <w:r>
        <w:rPr>
          <w:rFonts w:ascii="Times New Roman" w:hAnsi="Times New Roman" w:cs="Times New Roman" w:hint="eastAsia"/>
          <w:sz w:val="24"/>
        </w:rPr>
        <w:t xml:space="preserve">our </w:t>
      </w:r>
      <w:r w:rsidRPr="007857F9">
        <w:rPr>
          <w:rFonts w:ascii="Times New Roman" w:hAnsi="Times New Roman" w:cs="Times New Roman" w:hint="eastAsia"/>
          <w:sz w:val="24"/>
        </w:rPr>
        <w:t xml:space="preserve">interest to know whether </w:t>
      </w:r>
      <w:r>
        <w:rPr>
          <w:rFonts w:ascii="Times New Roman" w:hAnsi="Times New Roman" w:cs="Times New Roman" w:hint="eastAsia"/>
          <w:sz w:val="24"/>
        </w:rPr>
        <w:t xml:space="preserve">the declining </w:t>
      </w:r>
      <w:r>
        <w:rPr>
          <w:rFonts w:ascii="Times New Roman" w:hAnsi="Times New Roman" w:cs="Times New Roman"/>
          <w:sz w:val="24"/>
        </w:rPr>
        <w:t>tendency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7857F9">
        <w:rPr>
          <w:rFonts w:ascii="Times New Roman" w:hAnsi="Times New Roman" w:cs="Times New Roman" w:hint="eastAsia"/>
          <w:sz w:val="24"/>
        </w:rPr>
        <w:t>still hold</w:t>
      </w:r>
      <w:r>
        <w:rPr>
          <w:rFonts w:ascii="Times New Roman" w:hAnsi="Times New Roman" w:cs="Times New Roman" w:hint="eastAsia"/>
          <w:sz w:val="24"/>
        </w:rPr>
        <w:t>s</w:t>
      </w:r>
      <w:r w:rsidRPr="007857F9">
        <w:rPr>
          <w:rFonts w:ascii="Times New Roman" w:hAnsi="Times New Roman" w:cs="Times New Roman" w:hint="eastAsia"/>
          <w:sz w:val="24"/>
        </w:rPr>
        <w:t xml:space="preserve"> true</w:t>
      </w:r>
      <w:r>
        <w:rPr>
          <w:rFonts w:ascii="Times New Roman" w:hAnsi="Times New Roman" w:cs="Times New Roman" w:hint="eastAsia"/>
          <w:sz w:val="24"/>
        </w:rPr>
        <w:t xml:space="preserve"> in China</w:t>
      </w:r>
      <w:r w:rsidRPr="007857F9">
        <w:rPr>
          <w:rFonts w:ascii="Times New Roman" w:hAnsi="Times New Roman" w:cs="Times New Roman" w:hint="eastAsia"/>
          <w:sz w:val="24"/>
        </w:rPr>
        <w:t>.</w:t>
      </w:r>
      <w:r>
        <w:rPr>
          <w:rFonts w:ascii="Times New Roman" w:hAnsi="Times New Roman" w:cs="Times New Roman" w:hint="eastAsia"/>
          <w:sz w:val="24"/>
        </w:rPr>
        <w:t xml:space="preserve"> Therefore, w</w:t>
      </w:r>
      <w:r w:rsidRPr="007C1914">
        <w:rPr>
          <w:rFonts w:ascii="Times New Roman" w:hAnsi="Times New Roman" w:cs="Times New Roman"/>
          <w:sz w:val="24"/>
        </w:rPr>
        <w:t>e believe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7C1914">
        <w:rPr>
          <w:rFonts w:ascii="Times New Roman" w:hAnsi="Times New Roman" w:cs="Times New Roman"/>
          <w:sz w:val="24"/>
        </w:rPr>
        <w:t xml:space="preserve">it is necessary to conduct a survey </w:t>
      </w:r>
      <w:r>
        <w:rPr>
          <w:rFonts w:ascii="Times New Roman" w:hAnsi="Times New Roman" w:cs="Times New Roman" w:hint="eastAsia"/>
          <w:sz w:val="24"/>
        </w:rPr>
        <w:t>with the aim of exploring</w:t>
      </w:r>
      <w:r w:rsidRPr="007C1914">
        <w:rPr>
          <w:rFonts w:ascii="Times New Roman" w:hAnsi="Times New Roman" w:cs="Times New Roman"/>
          <w:sz w:val="24"/>
        </w:rPr>
        <w:t xml:space="preserve"> the </w:t>
      </w:r>
      <w:r>
        <w:rPr>
          <w:rFonts w:ascii="Times New Roman" w:hAnsi="Times New Roman" w:cs="Times New Roman" w:hint="eastAsia"/>
          <w:sz w:val="24"/>
        </w:rPr>
        <w:t>circumstances</w:t>
      </w:r>
      <w:r w:rsidRPr="007C1914">
        <w:rPr>
          <w:rFonts w:ascii="Times New Roman" w:hAnsi="Times New Roman" w:cs="Times New Roman"/>
          <w:sz w:val="24"/>
        </w:rPr>
        <w:t xml:space="preserve"> and </w:t>
      </w:r>
      <w:r>
        <w:rPr>
          <w:rFonts w:ascii="Times New Roman" w:hAnsi="Times New Roman" w:cs="Times New Roman" w:hint="eastAsia"/>
          <w:sz w:val="24"/>
        </w:rPr>
        <w:t>motivations</w:t>
      </w:r>
      <w:r w:rsidRPr="007C1914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behind </w:t>
      </w:r>
      <w:r w:rsidRPr="007C1914">
        <w:rPr>
          <w:rFonts w:ascii="Times New Roman" w:hAnsi="Times New Roman" w:cs="Times New Roman"/>
          <w:sz w:val="24"/>
        </w:rPr>
        <w:t>Chinese college students obtaining driv</w:t>
      </w:r>
      <w:r>
        <w:rPr>
          <w:rFonts w:ascii="Times New Roman" w:hAnsi="Times New Roman" w:cs="Times New Roman" w:hint="eastAsia"/>
          <w:sz w:val="24"/>
        </w:rPr>
        <w:t>ing</w:t>
      </w:r>
      <w:r w:rsidRPr="007C1914">
        <w:rPr>
          <w:rFonts w:ascii="Times New Roman" w:hAnsi="Times New Roman" w:cs="Times New Roman"/>
          <w:sz w:val="24"/>
        </w:rPr>
        <w:t xml:space="preserve"> license</w:t>
      </w:r>
      <w:commentRangeEnd w:id="22"/>
      <w:r w:rsidR="00AC51EB">
        <w:rPr>
          <w:rStyle w:val="a8"/>
        </w:rPr>
        <w:commentReference w:id="22"/>
      </w:r>
      <w:r>
        <w:rPr>
          <w:rFonts w:ascii="Times New Roman" w:hAnsi="Times New Roman" w:cs="Times New Roman" w:hint="eastAsia"/>
          <w:sz w:val="24"/>
        </w:rPr>
        <w:t>,</w:t>
      </w:r>
      <w:r w:rsidRPr="007C1914">
        <w:rPr>
          <w:rFonts w:ascii="Times New Roman" w:hAnsi="Times New Roman" w:cs="Times New Roman"/>
          <w:sz w:val="24"/>
        </w:rPr>
        <w:t xml:space="preserve"> in </w:t>
      </w:r>
      <w:r>
        <w:rPr>
          <w:rFonts w:ascii="Times New Roman" w:hAnsi="Times New Roman" w:cs="Times New Roman" w:hint="eastAsia"/>
          <w:sz w:val="24"/>
        </w:rPr>
        <w:t>consideration of</w:t>
      </w:r>
      <w:r w:rsidRPr="007C1914">
        <w:rPr>
          <w:rFonts w:ascii="Times New Roman" w:hAnsi="Times New Roman" w:cs="Times New Roman"/>
          <w:sz w:val="24"/>
        </w:rPr>
        <w:t xml:space="preserve"> China's national conditions</w:t>
      </w:r>
      <w:r>
        <w:rPr>
          <w:rFonts w:ascii="Times New Roman" w:hAnsi="Times New Roman" w:cs="Times New Roman" w:hint="eastAsia"/>
          <w:sz w:val="24"/>
        </w:rPr>
        <w:t>. For instance, it is universally acknowledged that the past few decades have witnessed the rapid development of China</w:t>
      </w:r>
      <w:r>
        <w:rPr>
          <w:rFonts w:ascii="Times New Roman" w:hAnsi="Times New Roman" w:cs="Times New Roman"/>
          <w:sz w:val="24"/>
        </w:rPr>
        <w:t>’</w:t>
      </w:r>
      <w:r>
        <w:rPr>
          <w:rFonts w:ascii="Times New Roman" w:hAnsi="Times New Roman" w:cs="Times New Roman" w:hint="eastAsia"/>
          <w:sz w:val="24"/>
        </w:rPr>
        <w:t xml:space="preserve">s public transportation system, </w:t>
      </w:r>
      <w:commentRangeStart w:id="23"/>
      <w:commentRangeStart w:id="24"/>
      <w:r>
        <w:rPr>
          <w:rFonts w:ascii="Times New Roman" w:hAnsi="Times New Roman" w:cs="Times New Roman" w:hint="eastAsia"/>
          <w:sz w:val="24"/>
        </w:rPr>
        <w:t>which is unparalleled</w:t>
      </w:r>
      <w:commentRangeEnd w:id="23"/>
      <w:r w:rsidR="00AC51EB">
        <w:rPr>
          <w:rStyle w:val="a8"/>
        </w:rPr>
        <w:commentReference w:id="23"/>
      </w:r>
      <w:r>
        <w:rPr>
          <w:rFonts w:ascii="Times New Roman" w:hAnsi="Times New Roman" w:cs="Times New Roman" w:hint="eastAsia"/>
          <w:sz w:val="24"/>
        </w:rPr>
        <w:t>.</w:t>
      </w:r>
      <w:commentRangeEnd w:id="24"/>
      <w:r w:rsidR="005A06E2">
        <w:rPr>
          <w:rStyle w:val="a8"/>
        </w:rPr>
        <w:commentReference w:id="24"/>
      </w:r>
      <w:r>
        <w:rPr>
          <w:rFonts w:ascii="Times New Roman" w:hAnsi="Times New Roman" w:cs="Times New Roman" w:hint="eastAsia"/>
          <w:sz w:val="24"/>
        </w:rPr>
        <w:t xml:space="preserve"> </w:t>
      </w:r>
      <w:commentRangeStart w:id="25"/>
      <w:r w:rsidRPr="008469E4">
        <w:rPr>
          <w:rFonts w:ascii="Times New Roman" w:hAnsi="Times New Roman" w:cs="Times New Roman" w:hint="eastAsia"/>
          <w:sz w:val="24"/>
        </w:rPr>
        <w:t>T</w:t>
      </w:r>
      <w:r w:rsidRPr="008469E4">
        <w:rPr>
          <w:rFonts w:ascii="Times New Roman" w:hAnsi="Times New Roman" w:cs="Times New Roman"/>
          <w:sz w:val="24"/>
        </w:rPr>
        <w:t>he rise of autonomous driving technology</w:t>
      </w:r>
      <w:r w:rsidRPr="008469E4">
        <w:rPr>
          <w:rFonts w:ascii="Times New Roman" w:hAnsi="Times New Roman" w:cs="Times New Roman" w:hint="eastAsia"/>
          <w:sz w:val="24"/>
        </w:rPr>
        <w:t xml:space="preserve">, along with </w:t>
      </w:r>
      <w:r w:rsidRPr="008469E4">
        <w:rPr>
          <w:rFonts w:ascii="Times New Roman" w:hAnsi="Times New Roman" w:cs="Times New Roman"/>
          <w:sz w:val="24"/>
        </w:rPr>
        <w:t>increas</w:t>
      </w:r>
      <w:r>
        <w:rPr>
          <w:rFonts w:ascii="Times New Roman" w:hAnsi="Times New Roman" w:cs="Times New Roman" w:hint="eastAsia"/>
          <w:sz w:val="24"/>
        </w:rPr>
        <w:t>ed</w:t>
      </w:r>
      <w:r w:rsidRPr="008469E4">
        <w:rPr>
          <w:rFonts w:ascii="Times New Roman" w:hAnsi="Times New Roman" w:cs="Times New Roman"/>
          <w:sz w:val="24"/>
        </w:rPr>
        <w:t xml:space="preserve"> environmental awareness, may further influence students' motivations regarding driving lic</w:t>
      </w:r>
      <w:r w:rsidRPr="008469E4">
        <w:rPr>
          <w:rFonts w:ascii="Times New Roman" w:hAnsi="Times New Roman" w:cs="Times New Roman" w:hint="eastAsia"/>
          <w:sz w:val="24"/>
        </w:rPr>
        <w:t>ense</w:t>
      </w:r>
      <w:r w:rsidRPr="008469E4">
        <w:rPr>
          <w:rFonts w:ascii="Times New Roman" w:hAnsi="Times New Roman" w:cs="Times New Roman"/>
          <w:sz w:val="24"/>
        </w:rPr>
        <w:t>.</w:t>
      </w:r>
      <w:commentRangeEnd w:id="25"/>
      <w:r w:rsidR="00AC51EB">
        <w:rPr>
          <w:rStyle w:val="a8"/>
        </w:rPr>
        <w:commentReference w:id="25"/>
      </w:r>
      <w:r w:rsidRPr="004A5A12">
        <w:rPr>
          <w:rFonts w:ascii="Times New Roman" w:hAnsi="Times New Roman" w:cs="Times New Roman"/>
          <w:sz w:val="24"/>
        </w:rPr>
        <w:t xml:space="preserve"> Given this, our study aims to fill this </w:t>
      </w:r>
      <w:commentRangeStart w:id="26"/>
      <w:r w:rsidRPr="004A5A12">
        <w:rPr>
          <w:rFonts w:ascii="Times New Roman" w:hAnsi="Times New Roman" w:cs="Times New Roman"/>
          <w:sz w:val="24"/>
        </w:rPr>
        <w:t>research gap</w:t>
      </w:r>
      <w:commentRangeEnd w:id="26"/>
      <w:r w:rsidR="005A06E2">
        <w:rPr>
          <w:rStyle w:val="a8"/>
        </w:rPr>
        <w:commentReference w:id="26"/>
      </w:r>
      <w:r w:rsidRPr="004A5A12">
        <w:rPr>
          <w:rFonts w:ascii="Times New Roman" w:hAnsi="Times New Roman" w:cs="Times New Roman"/>
          <w:sz w:val="24"/>
        </w:rPr>
        <w:t>, exploring whether these global factors affect Chinese students similarly, or if other cultural and economic factors also play a role.</w:t>
      </w:r>
      <w:r>
        <w:rPr>
          <w:rFonts w:ascii="Times New Roman" w:hAnsi="Times New Roman" w:cs="Times New Roman" w:hint="eastAsia"/>
          <w:sz w:val="24"/>
        </w:rPr>
        <w:t xml:space="preserve"> We strongly hope to delve into the underlying reasons behind the </w:t>
      </w:r>
      <w:r w:rsidRPr="00E86E71">
        <w:rPr>
          <w:rFonts w:ascii="Times New Roman" w:hAnsi="Times New Roman" w:cs="Times New Roman"/>
          <w:sz w:val="24"/>
        </w:rPr>
        <w:t>statistical data</w:t>
      </w:r>
      <w:del w:id="27" w:author="Kaixuan Gong" w:date="2024-11-05T23:46:00Z">
        <w:r w:rsidDel="00AC51EB">
          <w:rPr>
            <w:rFonts w:ascii="Times New Roman" w:hAnsi="Times New Roman" w:cs="Times New Roman" w:hint="eastAsia"/>
            <w:sz w:val="24"/>
          </w:rPr>
          <w:delText xml:space="preserve"> rather than merely</w:delText>
        </w:r>
        <w:r w:rsidRPr="006934A9" w:rsidDel="00AC51EB">
          <w:rPr>
            <w:rFonts w:ascii="Times New Roman" w:hAnsi="Times New Roman" w:cs="Times New Roman"/>
            <w:sz w:val="24"/>
          </w:rPr>
          <w:delText xml:space="preserve"> </w:delText>
        </w:r>
        <w:r w:rsidDel="00AC51EB">
          <w:rPr>
            <w:rFonts w:ascii="Times New Roman" w:hAnsi="Times New Roman" w:cs="Times New Roman" w:hint="eastAsia"/>
            <w:sz w:val="24"/>
          </w:rPr>
          <w:delText xml:space="preserve">presenting </w:delText>
        </w:r>
        <w:r w:rsidRPr="006934A9" w:rsidDel="00AC51EB">
          <w:rPr>
            <w:rFonts w:ascii="Times New Roman" w:hAnsi="Times New Roman" w:cs="Times New Roman"/>
            <w:sz w:val="24"/>
          </w:rPr>
          <w:delText>cold</w:delText>
        </w:r>
        <w:r w:rsidDel="00AC51EB">
          <w:rPr>
            <w:rFonts w:ascii="Times New Roman" w:hAnsi="Times New Roman" w:cs="Times New Roman" w:hint="eastAsia"/>
            <w:sz w:val="24"/>
          </w:rPr>
          <w:delText xml:space="preserve">, lifeless </w:delText>
        </w:r>
        <w:r w:rsidRPr="006934A9" w:rsidDel="00AC51EB">
          <w:rPr>
            <w:rFonts w:ascii="Times New Roman" w:hAnsi="Times New Roman" w:cs="Times New Roman"/>
            <w:sz w:val="24"/>
          </w:rPr>
          <w:delText>data</w:delText>
        </w:r>
      </w:del>
      <w:r>
        <w:rPr>
          <w:rFonts w:ascii="Times New Roman" w:hAnsi="Times New Roman" w:cs="Times New Roman" w:hint="eastAsia"/>
          <w:sz w:val="24"/>
        </w:rPr>
        <w:t>.</w:t>
      </w:r>
      <w:ins w:id="28" w:author="Kaixuan Gong" w:date="2024-11-05T23:47:00Z">
        <w:r w:rsidR="00AC51EB">
          <w:rPr>
            <w:rFonts w:ascii="Times New Roman" w:hAnsi="Times New Roman" w:cs="Times New Roman"/>
            <w:sz w:val="24"/>
          </w:rPr>
          <w:t xml:space="preserve"> </w:t>
        </w:r>
        <w:r w:rsidR="00AC51EB">
          <w:rPr>
            <w:rFonts w:ascii="Times New Roman" w:hAnsi="Times New Roman" w:cs="Times New Roman" w:hint="eastAsia"/>
            <w:sz w:val="24"/>
          </w:rPr>
          <w:t>这段逻辑要重新整理，为什么中国大学生值得研究，应该先说</w:t>
        </w:r>
        <w:r w:rsidR="00AC51EB">
          <w:rPr>
            <w:rFonts w:ascii="Times New Roman" w:hAnsi="Times New Roman" w:cs="Times New Roman" w:hint="eastAsia"/>
            <w:sz w:val="24"/>
          </w:rPr>
          <w:t>global</w:t>
        </w:r>
        <w:r w:rsidR="00AC51EB">
          <w:rPr>
            <w:rFonts w:ascii="Times New Roman" w:hAnsi="Times New Roman" w:cs="Times New Roman"/>
            <w:sz w:val="24"/>
          </w:rPr>
          <w:t xml:space="preserve"> </w:t>
        </w:r>
        <w:r w:rsidR="00AC51EB">
          <w:rPr>
            <w:rFonts w:ascii="Times New Roman" w:hAnsi="Times New Roman" w:cs="Times New Roman" w:hint="eastAsia"/>
            <w:sz w:val="24"/>
          </w:rPr>
          <w:t>factors</w:t>
        </w:r>
        <w:r w:rsidR="00AC51EB">
          <w:rPr>
            <w:rFonts w:ascii="Times New Roman" w:hAnsi="Times New Roman" w:cs="Times New Roman" w:hint="eastAsia"/>
            <w:sz w:val="24"/>
          </w:rPr>
          <w:t>和新时代变化，再</w:t>
        </w:r>
      </w:ins>
      <w:ins w:id="29" w:author="Kaixuan Gong" w:date="2024-11-05T23:48:00Z">
        <w:r w:rsidR="00AC51EB">
          <w:rPr>
            <w:rFonts w:ascii="Times New Roman" w:hAnsi="Times New Roman" w:cs="Times New Roman" w:hint="eastAsia"/>
            <w:sz w:val="24"/>
          </w:rPr>
          <w:t>聚焦到中国情境的特殊性</w:t>
        </w:r>
      </w:ins>
    </w:p>
    <w:p w14:paraId="0B8D987C" w14:textId="54D2F984" w:rsidR="001A4D68" w:rsidRPr="008C3CF9" w:rsidRDefault="001A4D68" w:rsidP="001A4D68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The purpose of our study arises from multiple aspects. On the one hand,</w:t>
      </w:r>
      <w:r w:rsidRPr="001A4D68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w</w:t>
      </w:r>
      <w:r w:rsidRPr="00AD40A9">
        <w:rPr>
          <w:rFonts w:ascii="Times New Roman" w:hAnsi="Times New Roman" w:cs="Times New Roman"/>
          <w:sz w:val="24"/>
        </w:rPr>
        <w:t>e want</w:t>
      </w:r>
      <w:r>
        <w:rPr>
          <w:rFonts w:ascii="Times New Roman" w:hAnsi="Times New Roman" w:cs="Times New Roman" w:hint="eastAsia"/>
          <w:sz w:val="24"/>
        </w:rPr>
        <w:t xml:space="preserve"> </w:t>
      </w:r>
      <w:r w:rsidRPr="00AD40A9">
        <w:rPr>
          <w:rFonts w:ascii="Times New Roman" w:hAnsi="Times New Roman" w:cs="Times New Roman"/>
          <w:sz w:val="24"/>
        </w:rPr>
        <w:t xml:space="preserve">to compare the percentage of Chinese college students </w:t>
      </w:r>
      <w:r>
        <w:rPr>
          <w:rFonts w:ascii="Times New Roman" w:hAnsi="Times New Roman" w:cs="Times New Roman" w:hint="eastAsia"/>
          <w:sz w:val="24"/>
        </w:rPr>
        <w:t>who have obtained or wish to obtain</w:t>
      </w:r>
      <w:r w:rsidRPr="00AD40A9">
        <w:rPr>
          <w:rFonts w:ascii="Times New Roman" w:hAnsi="Times New Roman" w:cs="Times New Roman"/>
          <w:sz w:val="24"/>
        </w:rPr>
        <w:t xml:space="preserve"> a driv</w:t>
      </w:r>
      <w:r>
        <w:rPr>
          <w:rFonts w:ascii="Times New Roman" w:hAnsi="Times New Roman" w:cs="Times New Roman" w:hint="eastAsia"/>
          <w:sz w:val="24"/>
        </w:rPr>
        <w:t>ing</w:t>
      </w:r>
      <w:r w:rsidRPr="00AD40A9">
        <w:rPr>
          <w:rFonts w:ascii="Times New Roman" w:hAnsi="Times New Roman" w:cs="Times New Roman"/>
          <w:sz w:val="24"/>
        </w:rPr>
        <w:t xml:space="preserve"> license with </w:t>
      </w:r>
      <w:r>
        <w:rPr>
          <w:rFonts w:ascii="Times New Roman" w:hAnsi="Times New Roman" w:cs="Times New Roman" w:hint="eastAsia"/>
          <w:sz w:val="24"/>
        </w:rPr>
        <w:t>that in</w:t>
      </w:r>
      <w:commentRangeStart w:id="30"/>
      <w:r>
        <w:rPr>
          <w:rFonts w:ascii="Times New Roman" w:hAnsi="Times New Roman" w:cs="Times New Roman" w:hint="eastAsia"/>
          <w:sz w:val="24"/>
        </w:rPr>
        <w:t xml:space="preserve"> </w:t>
      </w:r>
      <w:r w:rsidRPr="00AD40A9">
        <w:rPr>
          <w:rFonts w:ascii="Times New Roman" w:hAnsi="Times New Roman" w:cs="Times New Roman"/>
          <w:sz w:val="24"/>
        </w:rPr>
        <w:t>other countries</w:t>
      </w:r>
      <w:commentRangeEnd w:id="30"/>
      <w:r w:rsidR="005A06E2">
        <w:rPr>
          <w:rStyle w:val="a8"/>
        </w:rPr>
        <w:commentReference w:id="30"/>
      </w:r>
      <w:r>
        <w:rPr>
          <w:rFonts w:ascii="Times New Roman" w:hAnsi="Times New Roman" w:cs="Times New Roman" w:hint="eastAsia"/>
          <w:sz w:val="24"/>
        </w:rPr>
        <w:t xml:space="preserve"> and a</w:t>
      </w:r>
      <w:r w:rsidRPr="00AD40A9">
        <w:rPr>
          <w:rFonts w:ascii="Times New Roman" w:hAnsi="Times New Roman" w:cs="Times New Roman"/>
          <w:sz w:val="24"/>
        </w:rPr>
        <w:t xml:space="preserve">nalyze the reasons </w:t>
      </w:r>
      <w:r>
        <w:rPr>
          <w:rFonts w:ascii="Times New Roman" w:hAnsi="Times New Roman" w:cs="Times New Roman" w:hint="eastAsia"/>
          <w:sz w:val="24"/>
        </w:rPr>
        <w:t xml:space="preserve">behind the difference </w:t>
      </w:r>
      <w:r w:rsidRPr="00AD40A9">
        <w:rPr>
          <w:rFonts w:ascii="Times New Roman" w:hAnsi="Times New Roman" w:cs="Times New Roman"/>
          <w:sz w:val="24"/>
        </w:rPr>
        <w:t>according to the national conditions of each country</w:t>
      </w:r>
      <w:r>
        <w:rPr>
          <w:rFonts w:ascii="Times New Roman" w:hAnsi="Times New Roman" w:cs="Times New Roman" w:hint="eastAsia"/>
          <w:sz w:val="24"/>
        </w:rPr>
        <w:t xml:space="preserve">. </w:t>
      </w:r>
      <w:commentRangeStart w:id="31"/>
      <w:r>
        <w:rPr>
          <w:rFonts w:ascii="Times New Roman" w:hAnsi="Times New Roman" w:cs="Times New Roman" w:hint="eastAsia"/>
          <w:sz w:val="24"/>
        </w:rPr>
        <w:t xml:space="preserve">On the other hand, </w:t>
      </w:r>
      <w:commentRangeEnd w:id="31"/>
      <w:r w:rsidR="005A06E2">
        <w:rPr>
          <w:rStyle w:val="a8"/>
        </w:rPr>
        <w:commentReference w:id="31"/>
      </w:r>
      <w:r>
        <w:rPr>
          <w:rFonts w:ascii="Times New Roman" w:hAnsi="Times New Roman" w:cs="Times New Roman" w:hint="eastAsia"/>
          <w:sz w:val="24"/>
        </w:rPr>
        <w:t>b</w:t>
      </w:r>
      <w:r w:rsidRPr="00987B00">
        <w:rPr>
          <w:rFonts w:ascii="Times New Roman" w:hAnsi="Times New Roman" w:cs="Times New Roman"/>
          <w:sz w:val="24"/>
        </w:rPr>
        <w:t xml:space="preserve">ased on the collected data, we want to </w:t>
      </w:r>
      <w:r>
        <w:rPr>
          <w:rFonts w:ascii="Times New Roman" w:hAnsi="Times New Roman" w:cs="Times New Roman" w:hint="eastAsia"/>
          <w:sz w:val="24"/>
        </w:rPr>
        <w:t>examine</w:t>
      </w:r>
      <w:r w:rsidRPr="00987B00">
        <w:rPr>
          <w:rFonts w:ascii="Times New Roman" w:hAnsi="Times New Roman" w:cs="Times New Roman"/>
          <w:sz w:val="24"/>
        </w:rPr>
        <w:t xml:space="preserve"> whether the willingness to </w:t>
      </w:r>
      <w:r>
        <w:rPr>
          <w:rFonts w:ascii="Times New Roman" w:hAnsi="Times New Roman" w:cs="Times New Roman" w:hint="eastAsia"/>
          <w:sz w:val="24"/>
        </w:rPr>
        <w:t>obtain</w:t>
      </w:r>
      <w:r w:rsidRPr="00987B00">
        <w:rPr>
          <w:rFonts w:ascii="Times New Roman" w:hAnsi="Times New Roman" w:cs="Times New Roman"/>
          <w:sz w:val="24"/>
        </w:rPr>
        <w:t xml:space="preserve"> a driv</w:t>
      </w:r>
      <w:r>
        <w:rPr>
          <w:rFonts w:ascii="Times New Roman" w:hAnsi="Times New Roman" w:cs="Times New Roman" w:hint="eastAsia"/>
          <w:sz w:val="24"/>
        </w:rPr>
        <w:t>ing</w:t>
      </w:r>
      <w:r w:rsidRPr="00987B00">
        <w:rPr>
          <w:rFonts w:ascii="Times New Roman" w:hAnsi="Times New Roman" w:cs="Times New Roman"/>
          <w:sz w:val="24"/>
        </w:rPr>
        <w:t xml:space="preserve"> license </w:t>
      </w:r>
      <w:r>
        <w:rPr>
          <w:rFonts w:ascii="Times New Roman" w:hAnsi="Times New Roman" w:cs="Times New Roman" w:hint="eastAsia"/>
          <w:sz w:val="24"/>
        </w:rPr>
        <w:t>correlates with</w:t>
      </w:r>
      <w:r w:rsidRPr="00987B00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factors like </w:t>
      </w:r>
      <w:r w:rsidRPr="00987B00">
        <w:rPr>
          <w:rFonts w:ascii="Times New Roman" w:hAnsi="Times New Roman" w:cs="Times New Roman"/>
          <w:sz w:val="24"/>
        </w:rPr>
        <w:t>age, gender, family income</w:t>
      </w:r>
      <w:r>
        <w:rPr>
          <w:rFonts w:ascii="Times New Roman" w:hAnsi="Times New Roman" w:cs="Times New Roman" w:hint="eastAsia"/>
          <w:sz w:val="24"/>
        </w:rPr>
        <w:t xml:space="preserve">, </w:t>
      </w:r>
      <w:r w:rsidRPr="00987B00">
        <w:rPr>
          <w:rFonts w:ascii="Times New Roman" w:hAnsi="Times New Roman" w:cs="Times New Roman"/>
          <w:sz w:val="24"/>
        </w:rPr>
        <w:t>etc.</w:t>
      </w:r>
      <w:r>
        <w:rPr>
          <w:rFonts w:ascii="Times New Roman" w:hAnsi="Times New Roman" w:cs="Times New Roman" w:hint="eastAsia"/>
          <w:sz w:val="24"/>
        </w:rPr>
        <w:t xml:space="preserve"> </w:t>
      </w:r>
      <w:ins w:id="32" w:author="Kaixuan Gong" w:date="2024-11-05T23:49:00Z">
        <w:r w:rsidR="00AC51EB">
          <w:rPr>
            <w:rFonts w:ascii="Times New Roman" w:hAnsi="Times New Roman" w:cs="Times New Roman"/>
            <w:sz w:val="24"/>
          </w:rPr>
          <w:t>W</w:t>
        </w:r>
        <w:r w:rsidR="00AC51EB">
          <w:rPr>
            <w:rFonts w:ascii="Times New Roman" w:hAnsi="Times New Roman" w:cs="Times New Roman" w:hint="eastAsia"/>
            <w:sz w:val="24"/>
          </w:rPr>
          <w:t>e</w:t>
        </w:r>
        <w:r w:rsidR="00AC51EB">
          <w:rPr>
            <w:rFonts w:ascii="Times New Roman" w:hAnsi="Times New Roman" w:cs="Times New Roman"/>
            <w:sz w:val="24"/>
          </w:rPr>
          <w:t xml:space="preserve"> </w:t>
        </w:r>
      </w:ins>
      <w:del w:id="33" w:author="Kaixuan Gong" w:date="2024-11-05T23:49:00Z">
        <w:r w:rsidRPr="00803377" w:rsidDel="00AC51EB">
          <w:rPr>
            <w:rFonts w:ascii="Times New Roman" w:hAnsi="Times New Roman" w:cs="Times New Roman"/>
            <w:sz w:val="24"/>
          </w:rPr>
          <w:delText xml:space="preserve">Firmly </w:delText>
        </w:r>
      </w:del>
      <w:r w:rsidRPr="00803377">
        <w:rPr>
          <w:rFonts w:ascii="Times New Roman" w:hAnsi="Times New Roman" w:cs="Times New Roman"/>
          <w:sz w:val="24"/>
        </w:rPr>
        <w:t>hop</w:t>
      </w:r>
      <w:ins w:id="34" w:author="Kaixuan Gong" w:date="2024-11-05T23:49:00Z">
        <w:r w:rsidR="00AC51EB">
          <w:rPr>
            <w:rFonts w:ascii="Times New Roman" w:hAnsi="Times New Roman" w:cs="Times New Roman"/>
            <w:sz w:val="24"/>
          </w:rPr>
          <w:t>e</w:t>
        </w:r>
      </w:ins>
      <w:del w:id="35" w:author="Kaixuan Gong" w:date="2024-11-05T23:49:00Z">
        <w:r w:rsidRPr="00803377" w:rsidDel="00AC51EB">
          <w:rPr>
            <w:rFonts w:ascii="Times New Roman" w:hAnsi="Times New Roman" w:cs="Times New Roman"/>
            <w:sz w:val="24"/>
          </w:rPr>
          <w:delText>ing</w:delText>
        </w:r>
      </w:del>
      <w:r w:rsidRPr="00803377">
        <w:rPr>
          <w:rFonts w:ascii="Times New Roman" w:hAnsi="Times New Roman" w:cs="Times New Roman"/>
          <w:sz w:val="24"/>
        </w:rPr>
        <w:t xml:space="preserve"> that</w:t>
      </w:r>
      <w:r>
        <w:rPr>
          <w:rFonts w:ascii="Times New Roman" w:hAnsi="Times New Roman" w:cs="Times New Roman" w:hint="eastAsia"/>
          <w:sz w:val="24"/>
        </w:rPr>
        <w:t xml:space="preserve"> our study could </w:t>
      </w:r>
      <w:r w:rsidRPr="00803377">
        <w:rPr>
          <w:rFonts w:ascii="Times New Roman" w:hAnsi="Times New Roman" w:cs="Times New Roman"/>
          <w:sz w:val="24"/>
        </w:rPr>
        <w:t>bridg</w:t>
      </w:r>
      <w:r>
        <w:rPr>
          <w:rFonts w:ascii="Times New Roman" w:hAnsi="Times New Roman" w:cs="Times New Roman" w:hint="eastAsia"/>
          <w:sz w:val="24"/>
        </w:rPr>
        <w:t>e</w:t>
      </w:r>
      <w:r w:rsidRPr="00803377">
        <w:rPr>
          <w:rFonts w:ascii="Times New Roman" w:hAnsi="Times New Roman" w:cs="Times New Roman"/>
          <w:sz w:val="24"/>
        </w:rPr>
        <w:t xml:space="preserve"> the gap in previous studies</w:t>
      </w:r>
      <w:ins w:id="36" w:author="Kaixuan Gong" w:date="2024-11-05T23:49:00Z">
        <w:r w:rsidR="00AC51EB">
          <w:rPr>
            <w:rFonts w:ascii="Times New Roman" w:hAnsi="Times New Roman" w:cs="Times New Roman"/>
            <w:sz w:val="24"/>
          </w:rPr>
          <w:t xml:space="preserve"> and</w:t>
        </w:r>
      </w:ins>
      <w:del w:id="37" w:author="Kaixuan Gong" w:date="2024-11-05T23:49:00Z">
        <w:r w:rsidRPr="00803377" w:rsidDel="00AC51EB">
          <w:rPr>
            <w:rFonts w:ascii="Times New Roman" w:hAnsi="Times New Roman" w:cs="Times New Roman"/>
            <w:sz w:val="24"/>
          </w:rPr>
          <w:delText xml:space="preserve">, </w:delText>
        </w:r>
        <w:r w:rsidDel="00AC51EB">
          <w:rPr>
            <w:rFonts w:ascii="Times New Roman" w:hAnsi="Times New Roman" w:cs="Times New Roman" w:hint="eastAsia"/>
            <w:sz w:val="24"/>
          </w:rPr>
          <w:delText xml:space="preserve">it will be an honor </w:delText>
        </w:r>
        <w:r w:rsidDel="00AC51EB">
          <w:rPr>
            <w:rFonts w:ascii="Times New Roman" w:hAnsi="Times New Roman" w:cs="Times New Roman" w:hint="eastAsia"/>
            <w:sz w:val="24"/>
          </w:rPr>
          <w:lastRenderedPageBreak/>
          <w:delText xml:space="preserve">for us if </w:delText>
        </w:r>
        <w:r w:rsidRPr="00803377" w:rsidDel="00AC51EB">
          <w:rPr>
            <w:rFonts w:ascii="Times New Roman" w:hAnsi="Times New Roman" w:cs="Times New Roman"/>
            <w:sz w:val="24"/>
          </w:rPr>
          <w:delText>our findings could</w:delText>
        </w:r>
      </w:del>
      <w:r w:rsidRPr="00803377">
        <w:rPr>
          <w:rFonts w:ascii="Times New Roman" w:hAnsi="Times New Roman" w:cs="Times New Roman"/>
          <w:sz w:val="24"/>
        </w:rPr>
        <w:t xml:space="preserve"> </w:t>
      </w:r>
      <w:ins w:id="38" w:author="Kaixuan Gong" w:date="2024-11-05T23:49:00Z">
        <w:r w:rsidR="00AC51EB">
          <w:rPr>
            <w:rFonts w:ascii="Times New Roman" w:hAnsi="Times New Roman" w:cs="Times New Roman"/>
            <w:sz w:val="24"/>
          </w:rPr>
          <w:t xml:space="preserve">make </w:t>
        </w:r>
      </w:ins>
      <w:r w:rsidRPr="00803377">
        <w:rPr>
          <w:rFonts w:ascii="Times New Roman" w:hAnsi="Times New Roman" w:cs="Times New Roman"/>
          <w:sz w:val="24"/>
        </w:rPr>
        <w:t>contribut</w:t>
      </w:r>
      <w:ins w:id="39" w:author="Kaixuan Gong" w:date="2024-11-05T23:49:00Z">
        <w:r w:rsidR="00AC51EB">
          <w:rPr>
            <w:rFonts w:ascii="Times New Roman" w:hAnsi="Times New Roman" w:cs="Times New Roman"/>
            <w:sz w:val="24"/>
          </w:rPr>
          <w:t>ions</w:t>
        </w:r>
      </w:ins>
      <w:del w:id="40" w:author="Kaixuan Gong" w:date="2024-11-05T23:49:00Z">
        <w:r w:rsidRPr="00803377" w:rsidDel="00AC51EB">
          <w:rPr>
            <w:rFonts w:ascii="Times New Roman" w:hAnsi="Times New Roman" w:cs="Times New Roman"/>
            <w:sz w:val="24"/>
          </w:rPr>
          <w:delText>e</w:delText>
        </w:r>
      </w:del>
      <w:r w:rsidRPr="00803377">
        <w:rPr>
          <w:rFonts w:ascii="Times New Roman" w:hAnsi="Times New Roman" w:cs="Times New Roman"/>
          <w:sz w:val="24"/>
        </w:rPr>
        <w:t xml:space="preserve"> to </w:t>
      </w:r>
      <w:r>
        <w:rPr>
          <w:rFonts w:ascii="Times New Roman" w:hAnsi="Times New Roman" w:cs="Times New Roman" w:hint="eastAsia"/>
          <w:sz w:val="24"/>
        </w:rPr>
        <w:t>improving</w:t>
      </w:r>
      <w:r w:rsidRPr="00803377">
        <w:rPr>
          <w:rFonts w:ascii="Times New Roman" w:hAnsi="Times New Roman" w:cs="Times New Roman"/>
          <w:sz w:val="24"/>
        </w:rPr>
        <w:t xml:space="preserve"> laws and regulations and raising people’s awareness of social issues.</w:t>
      </w:r>
      <w:ins w:id="41" w:author="Kaixuan Gong" w:date="2024-11-05T23:49:00Z">
        <w:r w:rsidR="00AC51EB">
          <w:rPr>
            <w:rFonts w:ascii="Times New Roman" w:hAnsi="Times New Roman" w:cs="Times New Roman"/>
            <w:sz w:val="24"/>
          </w:rPr>
          <w:t xml:space="preserve"> </w:t>
        </w:r>
        <w:r w:rsidR="00AC51EB">
          <w:rPr>
            <w:rFonts w:ascii="Times New Roman" w:hAnsi="Times New Roman" w:cs="Times New Roman" w:hint="eastAsia"/>
            <w:sz w:val="24"/>
          </w:rPr>
          <w:t>我删掉的是非学术表达</w:t>
        </w:r>
      </w:ins>
    </w:p>
    <w:p w14:paraId="521F90C8" w14:textId="1D3D8585" w:rsidR="001A4D68" w:rsidRPr="00B55C51" w:rsidRDefault="001A4D68" w:rsidP="001A4D68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ins w:id="42" w:author="Kaixuan Gong" w:date="2024-11-05T23:53:00Z">
        <w:r w:rsidR="00AC51EB">
          <w:rPr>
            <w:rFonts w:ascii="Times New Roman" w:hAnsi="Times New Roman" w:cs="Times New Roman" w:hint="eastAsia"/>
            <w:sz w:val="24"/>
          </w:rPr>
          <w:t>这段的位置不对，</w:t>
        </w:r>
      </w:ins>
      <w:ins w:id="43" w:author="Kaixuan Gong" w:date="2024-11-05T23:54:00Z">
        <w:r w:rsidR="00AC51EB">
          <w:rPr>
            <w:rFonts w:ascii="Times New Roman" w:hAnsi="Times New Roman" w:cs="Times New Roman" w:hint="eastAsia"/>
            <w:sz w:val="24"/>
          </w:rPr>
          <w:t>应该往前挪，</w:t>
        </w:r>
        <w:r w:rsidR="00AC51EB">
          <w:rPr>
            <w:rFonts w:ascii="Times New Roman" w:hAnsi="Times New Roman" w:cs="Times New Roman" w:hint="eastAsia"/>
            <w:sz w:val="24"/>
          </w:rPr>
          <w:t>research</w:t>
        </w:r>
        <w:r w:rsidR="00AC51EB">
          <w:rPr>
            <w:rFonts w:ascii="Times New Roman" w:hAnsi="Times New Roman" w:cs="Times New Roman"/>
            <w:sz w:val="24"/>
          </w:rPr>
          <w:t xml:space="preserve"> purposes</w:t>
        </w:r>
        <w:r w:rsidR="00AC51EB">
          <w:rPr>
            <w:rFonts w:ascii="Times New Roman" w:hAnsi="Times New Roman" w:cs="Times New Roman" w:hint="eastAsia"/>
            <w:sz w:val="24"/>
          </w:rPr>
          <w:t>应该在</w:t>
        </w:r>
        <w:r w:rsidR="00AC51EB">
          <w:rPr>
            <w:rFonts w:ascii="Times New Roman" w:hAnsi="Times New Roman" w:cs="Times New Roman" w:hint="eastAsia"/>
            <w:sz w:val="24"/>
          </w:rPr>
          <w:t>intro</w:t>
        </w:r>
        <w:r w:rsidR="00AC51EB">
          <w:rPr>
            <w:rFonts w:ascii="Times New Roman" w:hAnsi="Times New Roman" w:cs="Times New Roman" w:hint="eastAsia"/>
            <w:sz w:val="24"/>
          </w:rPr>
          <w:t>的最后提出</w:t>
        </w:r>
        <w:r w:rsidR="00AC51EB">
          <w:rPr>
            <w:rFonts w:ascii="Times New Roman" w:hAnsi="Times New Roman" w:cs="Times New Roman" w:hint="eastAsia"/>
            <w:sz w:val="24"/>
          </w:rPr>
          <w:t>research</w:t>
        </w:r>
        <w:r w:rsidR="00AC51EB">
          <w:rPr>
            <w:rFonts w:ascii="Times New Roman" w:hAnsi="Times New Roman" w:cs="Times New Roman"/>
            <w:sz w:val="24"/>
          </w:rPr>
          <w:t xml:space="preserve"> </w:t>
        </w:r>
        <w:r w:rsidR="00AC51EB">
          <w:rPr>
            <w:rFonts w:ascii="Times New Roman" w:hAnsi="Times New Roman" w:cs="Times New Roman" w:hint="eastAsia"/>
            <w:sz w:val="24"/>
          </w:rPr>
          <w:t>questions</w:t>
        </w:r>
        <w:r w:rsidR="00AC51EB">
          <w:rPr>
            <w:rFonts w:ascii="Times New Roman" w:hAnsi="Times New Roman" w:cs="Times New Roman" w:hint="eastAsia"/>
            <w:sz w:val="24"/>
          </w:rPr>
          <w:t>之前出现</w:t>
        </w:r>
      </w:ins>
      <w:commentRangeStart w:id="44"/>
      <w:r>
        <w:rPr>
          <w:rFonts w:ascii="Times New Roman" w:hAnsi="Times New Roman" w:cs="Times New Roman" w:hint="eastAsia"/>
          <w:sz w:val="24"/>
        </w:rPr>
        <w:t xml:space="preserve">During </w:t>
      </w:r>
      <w:r w:rsidRPr="0039038D">
        <w:rPr>
          <w:rFonts w:ascii="Times New Roman" w:hAnsi="Times New Roman" w:cs="Times New Roman"/>
          <w:sz w:val="24"/>
        </w:rPr>
        <w:t>our search and collation of past documents</w:t>
      </w:r>
      <w:r>
        <w:rPr>
          <w:rFonts w:ascii="Times New Roman" w:hAnsi="Times New Roman" w:cs="Times New Roman" w:hint="eastAsia"/>
          <w:sz w:val="24"/>
        </w:rPr>
        <w:t>, we surprisingly discovered</w:t>
      </w:r>
      <w:r w:rsidRPr="00CE4006">
        <w:rPr>
          <w:rFonts w:ascii="Times New Roman" w:hAnsi="Times New Roman" w:cs="Times New Roman"/>
          <w:sz w:val="24"/>
        </w:rPr>
        <w:t xml:space="preserve"> that the reasons why people do</w:t>
      </w:r>
      <w:ins w:id="45" w:author="Kaixuan Gong" w:date="2024-11-05T23:50:00Z">
        <w:r w:rsidR="00AC51EB">
          <w:rPr>
            <w:rFonts w:ascii="Times New Roman" w:hAnsi="Times New Roman" w:cs="Times New Roman"/>
            <w:sz w:val="24"/>
          </w:rPr>
          <w:t xml:space="preserve"> </w:t>
        </w:r>
        <w:r w:rsidR="00AC51EB">
          <w:rPr>
            <w:rFonts w:ascii="Times New Roman" w:hAnsi="Times New Roman" w:cs="Times New Roman" w:hint="eastAsia"/>
            <w:sz w:val="24"/>
          </w:rPr>
          <w:t>not</w:t>
        </w:r>
      </w:ins>
      <w:del w:id="46" w:author="Kaixuan Gong" w:date="2024-11-05T23:50:00Z">
        <w:r w:rsidRPr="00CE4006" w:rsidDel="00AC51EB">
          <w:rPr>
            <w:rFonts w:ascii="Times New Roman" w:hAnsi="Times New Roman" w:cs="Times New Roman"/>
            <w:sz w:val="24"/>
          </w:rPr>
          <w:delText>n't</w:delText>
        </w:r>
      </w:del>
      <w:r w:rsidRPr="00CE4006">
        <w:rPr>
          <w:rFonts w:ascii="Times New Roman" w:hAnsi="Times New Roman" w:cs="Times New Roman"/>
          <w:sz w:val="24"/>
        </w:rPr>
        <w:t xml:space="preserve"> want to </w:t>
      </w:r>
      <w:r>
        <w:rPr>
          <w:rFonts w:ascii="Times New Roman" w:hAnsi="Times New Roman" w:cs="Times New Roman" w:hint="eastAsia"/>
          <w:sz w:val="24"/>
        </w:rPr>
        <w:t>obtain</w:t>
      </w:r>
      <w:r w:rsidRPr="00CE4006">
        <w:rPr>
          <w:rFonts w:ascii="Times New Roman" w:hAnsi="Times New Roman" w:cs="Times New Roman"/>
          <w:sz w:val="24"/>
        </w:rPr>
        <w:t xml:space="preserve"> a driv</w:t>
      </w:r>
      <w:r>
        <w:rPr>
          <w:rFonts w:ascii="Times New Roman" w:hAnsi="Times New Roman" w:cs="Times New Roman" w:hint="eastAsia"/>
          <w:sz w:val="24"/>
        </w:rPr>
        <w:t>ing</w:t>
      </w:r>
      <w:r w:rsidRPr="00CE4006">
        <w:rPr>
          <w:rFonts w:ascii="Times New Roman" w:hAnsi="Times New Roman" w:cs="Times New Roman"/>
          <w:sz w:val="24"/>
        </w:rPr>
        <w:t xml:space="preserve"> license may be </w:t>
      </w:r>
      <w:r>
        <w:rPr>
          <w:rFonts w:ascii="Times New Roman" w:hAnsi="Times New Roman" w:cs="Times New Roman" w:hint="eastAsia"/>
          <w:sz w:val="24"/>
        </w:rPr>
        <w:t xml:space="preserve">far </w:t>
      </w:r>
      <w:r w:rsidRPr="00CE4006">
        <w:rPr>
          <w:rFonts w:ascii="Times New Roman" w:hAnsi="Times New Roman" w:cs="Times New Roman"/>
          <w:sz w:val="24"/>
        </w:rPr>
        <w:t xml:space="preserve">more complex than </w:t>
      </w:r>
      <w:r>
        <w:rPr>
          <w:rFonts w:ascii="Times New Roman" w:hAnsi="Times New Roman" w:cs="Times New Roman" w:hint="eastAsia"/>
          <w:sz w:val="24"/>
        </w:rPr>
        <w:t>previously</w:t>
      </w:r>
      <w:r w:rsidRPr="00CE4006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 xml:space="preserve">understood. </w:t>
      </w:r>
      <w:commentRangeEnd w:id="44"/>
      <w:r w:rsidR="005A06E2">
        <w:rPr>
          <w:rStyle w:val="a8"/>
        </w:rPr>
        <w:commentReference w:id="44"/>
      </w:r>
      <w:r>
        <w:rPr>
          <w:rFonts w:ascii="Times New Roman" w:hAnsi="Times New Roman" w:cs="Times New Roman" w:hint="eastAsia"/>
          <w:sz w:val="24"/>
        </w:rPr>
        <w:t xml:space="preserve">Just as noted by </w:t>
      </w:r>
      <w:r>
        <w:rPr>
          <w:rFonts w:ascii="Times New Roman" w:hAnsi="Times New Roman" w:cs="Times New Roman"/>
          <w:sz w:val="24"/>
        </w:rPr>
        <w:t xml:space="preserve">Le Vine </w:t>
      </w:r>
      <w:ins w:id="47" w:author="Kaixuan Gong" w:date="2024-11-05T23:50:00Z">
        <w:r w:rsidR="00AC51EB">
          <w:rPr>
            <w:rFonts w:ascii="Times New Roman" w:hAnsi="Times New Roman" w:cs="Times New Roman"/>
            <w:sz w:val="24"/>
          </w:rPr>
          <w:t>and</w:t>
        </w:r>
      </w:ins>
      <w:del w:id="48" w:author="Kaixuan Gong" w:date="2024-11-05T23:50:00Z">
        <w:r w:rsidDel="00AC51EB">
          <w:rPr>
            <w:rFonts w:ascii="Times New Roman" w:hAnsi="Times New Roman" w:cs="Times New Roman"/>
            <w:sz w:val="24"/>
          </w:rPr>
          <w:delText>&amp;</w:delText>
        </w:r>
      </w:del>
      <w:r>
        <w:rPr>
          <w:rFonts w:ascii="Times New Roman" w:hAnsi="Times New Roman" w:cs="Times New Roman"/>
          <w:sz w:val="24"/>
        </w:rPr>
        <w:t xml:space="preserve"> Polak</w:t>
      </w:r>
      <w:r>
        <w:rPr>
          <w:rFonts w:ascii="Times New Roman" w:hAnsi="Times New Roman" w:cs="Times New Roman" w:hint="eastAsia"/>
          <w:sz w:val="24"/>
        </w:rPr>
        <w:t xml:space="preserve"> (2013),</w:t>
      </w:r>
      <w:r>
        <w:rPr>
          <w:rFonts w:ascii="Times New Roman" w:hAnsi="Times New Roman" w:cs="Times New Roman"/>
          <w:sz w:val="24"/>
        </w:rPr>
        <w:t xml:space="preserve"> it can be concluded that a number of previously </w:t>
      </w:r>
      <w:commentRangeStart w:id="49"/>
      <w:r>
        <w:rPr>
          <w:rFonts w:ascii="Times New Roman" w:hAnsi="Times New Roman" w:cs="Times New Roman"/>
          <w:sz w:val="24"/>
        </w:rPr>
        <w:t>under-appreciated factors</w:t>
      </w:r>
      <w:commentRangeEnd w:id="49"/>
      <w:r w:rsidR="00AC51EB">
        <w:rPr>
          <w:rStyle w:val="a8"/>
        </w:rPr>
        <w:commentReference w:id="49"/>
      </w:r>
      <w:r>
        <w:rPr>
          <w:rFonts w:ascii="Times New Roman" w:hAnsi="Times New Roman" w:cs="Times New Roman"/>
          <w:sz w:val="24"/>
        </w:rPr>
        <w:t xml:space="preserve"> appear to be linked with young British adults not acquiring a driving licen</w:t>
      </w:r>
      <w:r>
        <w:rPr>
          <w:rFonts w:ascii="Times New Roman" w:hAnsi="Times New Roman" w:cs="Times New Roman" w:hint="eastAsia"/>
          <w:sz w:val="24"/>
        </w:rPr>
        <w:t>s</w:t>
      </w:r>
      <w:r>
        <w:rPr>
          <w:rFonts w:ascii="Times New Roman" w:hAnsi="Times New Roman" w:cs="Times New Roman"/>
          <w:sz w:val="24"/>
        </w:rPr>
        <w:t>e</w:t>
      </w:r>
      <w:r>
        <w:rPr>
          <w:rFonts w:ascii="Times New Roman" w:hAnsi="Times New Roman" w:cs="Times New Roman" w:hint="eastAsia"/>
          <w:sz w:val="24"/>
        </w:rPr>
        <w:t xml:space="preserve">. </w:t>
      </w:r>
      <w:commentRangeStart w:id="50"/>
      <w:r w:rsidRPr="007857F9">
        <w:rPr>
          <w:rFonts w:ascii="Times New Roman" w:hAnsi="Times New Roman" w:cs="Times New Roman" w:hint="eastAsia"/>
          <w:sz w:val="24"/>
        </w:rPr>
        <w:t xml:space="preserve">With this aim in mind, </w:t>
      </w:r>
      <w:r>
        <w:rPr>
          <w:rFonts w:ascii="Times New Roman" w:hAnsi="Times New Roman" w:cs="Times New Roman" w:hint="eastAsia"/>
          <w:sz w:val="24"/>
        </w:rPr>
        <w:t>t</w:t>
      </w:r>
      <w:r w:rsidRPr="007857F9">
        <w:rPr>
          <w:rFonts w:ascii="Times New Roman" w:hAnsi="Times New Roman" w:cs="Times New Roman" w:hint="eastAsia"/>
          <w:sz w:val="24"/>
        </w:rPr>
        <w:t xml:space="preserve">his paper introduces </w:t>
      </w:r>
      <w:r>
        <w:rPr>
          <w:rFonts w:ascii="Times New Roman" w:hAnsi="Times New Roman" w:cs="Times New Roman" w:hint="eastAsia"/>
          <w:sz w:val="24"/>
        </w:rPr>
        <w:t>several</w:t>
      </w:r>
      <w:r w:rsidRPr="007857F9">
        <w:rPr>
          <w:rFonts w:ascii="Times New Roman" w:hAnsi="Times New Roman" w:cs="Times New Roman" w:hint="eastAsia"/>
          <w:sz w:val="24"/>
        </w:rPr>
        <w:t xml:space="preserve"> scheme</w:t>
      </w:r>
      <w:r>
        <w:rPr>
          <w:rFonts w:ascii="Times New Roman" w:hAnsi="Times New Roman" w:cs="Times New Roman" w:hint="eastAsia"/>
          <w:sz w:val="24"/>
        </w:rPr>
        <w:t>s</w:t>
      </w:r>
      <w:r w:rsidRPr="007857F9">
        <w:rPr>
          <w:rFonts w:ascii="Times New Roman" w:hAnsi="Times New Roman" w:cs="Times New Roman" w:hint="eastAsia"/>
          <w:sz w:val="24"/>
        </w:rPr>
        <w:t xml:space="preserve"> which</w:t>
      </w:r>
      <w:r>
        <w:rPr>
          <w:rFonts w:ascii="Times New Roman" w:hAnsi="Times New Roman" w:cs="Times New Roman" w:hint="eastAsia"/>
          <w:sz w:val="24"/>
        </w:rPr>
        <w:t xml:space="preserve"> could make the findings as objective and comprehensive as possible, which is going to be mentioned in the following sections.</w:t>
      </w:r>
      <w:commentRangeEnd w:id="50"/>
      <w:r w:rsidR="00AC51EB">
        <w:rPr>
          <w:rStyle w:val="a8"/>
        </w:rPr>
        <w:commentReference w:id="50"/>
      </w:r>
    </w:p>
    <w:p w14:paraId="20022A4A" w14:textId="1DEF394B" w:rsidR="001A4D68" w:rsidRDefault="001A4D68" w:rsidP="001A4D68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We will</w:t>
      </w:r>
      <w:r w:rsidRPr="002F53C2">
        <w:rPr>
          <w:rFonts w:ascii="Times New Roman" w:hAnsi="Times New Roman" w:cs="Times New Roman"/>
          <w:sz w:val="24"/>
        </w:rPr>
        <w:t xml:space="preserve"> </w:t>
      </w:r>
      <w:r>
        <w:rPr>
          <w:rFonts w:ascii="Times New Roman" w:hAnsi="Times New Roman" w:cs="Times New Roman" w:hint="eastAsia"/>
          <w:sz w:val="24"/>
        </w:rPr>
        <w:t>divide</w:t>
      </w:r>
      <w:r w:rsidRPr="002F53C2">
        <w:rPr>
          <w:rFonts w:ascii="Times New Roman" w:hAnsi="Times New Roman" w:cs="Times New Roman"/>
          <w:sz w:val="24"/>
        </w:rPr>
        <w:t xml:space="preserve"> college students into three categories: those who have obtained a driv</w:t>
      </w:r>
      <w:r w:rsidR="00EA7384">
        <w:rPr>
          <w:rFonts w:ascii="Times New Roman" w:hAnsi="Times New Roman" w:cs="Times New Roman" w:hint="eastAsia"/>
          <w:sz w:val="24"/>
        </w:rPr>
        <w:t>ing</w:t>
      </w:r>
      <w:r w:rsidRPr="002F53C2">
        <w:rPr>
          <w:rFonts w:ascii="Times New Roman" w:hAnsi="Times New Roman" w:cs="Times New Roman"/>
          <w:sz w:val="24"/>
        </w:rPr>
        <w:t xml:space="preserve"> license, those who have not yet obtained but want to obtain </w:t>
      </w:r>
      <w:r>
        <w:rPr>
          <w:rFonts w:ascii="Times New Roman" w:hAnsi="Times New Roman" w:cs="Times New Roman" w:hint="eastAsia"/>
          <w:sz w:val="24"/>
        </w:rPr>
        <w:t>it</w:t>
      </w:r>
      <w:r w:rsidRPr="002F53C2">
        <w:rPr>
          <w:rFonts w:ascii="Times New Roman" w:hAnsi="Times New Roman" w:cs="Times New Roman"/>
          <w:sz w:val="24"/>
        </w:rPr>
        <w:t xml:space="preserve"> and those who do not want to obtain a driv</w:t>
      </w:r>
      <w:r>
        <w:rPr>
          <w:rFonts w:ascii="Times New Roman" w:hAnsi="Times New Roman" w:cs="Times New Roman" w:hint="eastAsia"/>
          <w:sz w:val="24"/>
        </w:rPr>
        <w:t>ing</w:t>
      </w:r>
      <w:r w:rsidRPr="002F53C2">
        <w:rPr>
          <w:rFonts w:ascii="Times New Roman" w:hAnsi="Times New Roman" w:cs="Times New Roman"/>
          <w:sz w:val="24"/>
        </w:rPr>
        <w:t xml:space="preserve"> license</w:t>
      </w:r>
      <w:r>
        <w:rPr>
          <w:rFonts w:ascii="Times New Roman" w:hAnsi="Times New Roman" w:cs="Times New Roman" w:hint="eastAsia"/>
          <w:sz w:val="24"/>
        </w:rPr>
        <w:t xml:space="preserve"> at all</w:t>
      </w:r>
      <w:r w:rsidRPr="002F53C2"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 w:hint="eastAsia"/>
          <w:sz w:val="24"/>
        </w:rPr>
        <w:t xml:space="preserve">The research questions </w:t>
      </w:r>
      <w:ins w:id="51" w:author="HP" w:date="2024-11-08T10:43:00Z">
        <w:r w:rsidR="005A06E2">
          <w:rPr>
            <w:rFonts w:ascii="Times New Roman" w:hAnsi="Times New Roman" w:cs="Times New Roman"/>
            <w:sz w:val="24"/>
          </w:rPr>
          <w:t xml:space="preserve">to be </w:t>
        </w:r>
        <w:r w:rsidR="005A06E2">
          <w:rPr>
            <w:rFonts w:ascii="Times New Roman" w:hAnsi="Times New Roman" w:cs="Times New Roman" w:hint="eastAsia"/>
            <w:sz w:val="24"/>
          </w:rPr>
          <w:t>addressed</w:t>
        </w:r>
      </w:ins>
      <w:ins w:id="52" w:author="Kaixuan Gong" w:date="2024-11-10T20:52:00Z">
        <w:r w:rsidR="0044073B">
          <w:rPr>
            <w:rFonts w:ascii="Times New Roman" w:hAnsi="Times New Roman" w:cs="Times New Roman"/>
            <w:sz w:val="24"/>
          </w:rPr>
          <w:t xml:space="preserve"> </w:t>
        </w:r>
      </w:ins>
      <w:del w:id="53" w:author="HP" w:date="2024-11-08T10:43:00Z">
        <w:r w:rsidDel="005A06E2">
          <w:rPr>
            <w:rFonts w:ascii="Times New Roman" w:hAnsi="Times New Roman" w:cs="Times New Roman" w:hint="eastAsia"/>
            <w:sz w:val="24"/>
          </w:rPr>
          <w:delText xml:space="preserve">we want to come up with and address </w:delText>
        </w:r>
      </w:del>
      <w:r>
        <w:rPr>
          <w:rFonts w:ascii="Times New Roman" w:hAnsi="Times New Roman" w:cs="Times New Roman" w:hint="eastAsia"/>
          <w:sz w:val="24"/>
        </w:rPr>
        <w:t>are as follows:</w:t>
      </w:r>
    </w:p>
    <w:p w14:paraId="0E1D265D" w14:textId="3E06A2ED" w:rsidR="001A4D68" w:rsidRPr="004D6A43" w:rsidRDefault="001A4D68" w:rsidP="001A4D68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RQ1:</w:t>
      </w:r>
      <w:r w:rsidRPr="002F53C2">
        <w:rPr>
          <w:rFonts w:ascii="Times New Roman" w:hAnsi="Times New Roman" w:cs="Times New Roman"/>
          <w:sz w:val="24"/>
        </w:rPr>
        <w:t xml:space="preserve"> What is the proportion of these three groups of people</w:t>
      </w:r>
      <w:r>
        <w:rPr>
          <w:rFonts w:ascii="Times New Roman" w:hAnsi="Times New Roman" w:cs="Times New Roman" w:hint="eastAsia"/>
          <w:sz w:val="24"/>
        </w:rPr>
        <w:t xml:space="preserve"> in China</w:t>
      </w:r>
      <w:r w:rsidR="004D6A43">
        <w:rPr>
          <w:rFonts w:ascii="Times New Roman" w:hAnsi="Times New Roman" w:cs="Times New Roman" w:hint="eastAsia"/>
          <w:sz w:val="24"/>
        </w:rPr>
        <w:t xml:space="preserve"> and w</w:t>
      </w:r>
      <w:r w:rsidR="004D6A43" w:rsidRPr="004D6A43">
        <w:rPr>
          <w:rFonts w:ascii="Times New Roman" w:hAnsi="Times New Roman" w:cs="Times New Roman" w:hint="eastAsia"/>
          <w:sz w:val="24"/>
        </w:rPr>
        <w:t>hat are the factors that affect the initiative of college students to obtain driv</w:t>
      </w:r>
      <w:r w:rsidR="00EA7384">
        <w:rPr>
          <w:rFonts w:ascii="Times New Roman" w:hAnsi="Times New Roman" w:cs="Times New Roman" w:hint="eastAsia"/>
          <w:sz w:val="24"/>
        </w:rPr>
        <w:t>ing</w:t>
      </w:r>
      <w:r w:rsidR="004D6A43" w:rsidRPr="004D6A43">
        <w:rPr>
          <w:rFonts w:ascii="Times New Roman" w:hAnsi="Times New Roman" w:cs="Times New Roman" w:hint="eastAsia"/>
          <w:sz w:val="24"/>
        </w:rPr>
        <w:t xml:space="preserve"> license?</w:t>
      </w:r>
    </w:p>
    <w:p w14:paraId="0F556A39" w14:textId="79FA2FA8" w:rsidR="001A4D68" w:rsidRDefault="001A4D68" w:rsidP="001A4D68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RQ2:</w:t>
      </w:r>
      <w:r w:rsidR="0033322C" w:rsidRPr="0033322C">
        <w:rPr>
          <w:rFonts w:ascii="Segoe UI" w:hAnsi="Segoe UI" w:cs="Segoe UI"/>
          <w:color w:val="2A2F45"/>
          <w:szCs w:val="21"/>
          <w:shd w:val="clear" w:color="auto" w:fill="FFFFFF"/>
        </w:rPr>
        <w:t xml:space="preserve"> </w:t>
      </w:r>
      <w:r w:rsidR="0033322C" w:rsidRPr="0033322C">
        <w:rPr>
          <w:rFonts w:ascii="Times New Roman" w:hAnsi="Times New Roman" w:cs="Times New Roman"/>
          <w:sz w:val="24"/>
        </w:rPr>
        <w:t xml:space="preserve">How do </w:t>
      </w:r>
      <w:commentRangeStart w:id="54"/>
      <w:r w:rsidR="0033322C" w:rsidRPr="0033322C">
        <w:rPr>
          <w:rFonts w:ascii="Times New Roman" w:hAnsi="Times New Roman" w:cs="Times New Roman"/>
          <w:sz w:val="24"/>
        </w:rPr>
        <w:t>these data</w:t>
      </w:r>
      <w:commentRangeEnd w:id="54"/>
      <w:r w:rsidR="00AC51EB">
        <w:rPr>
          <w:rStyle w:val="a8"/>
        </w:rPr>
        <w:commentReference w:id="54"/>
      </w:r>
      <w:r w:rsidR="0033322C" w:rsidRPr="0033322C">
        <w:rPr>
          <w:rFonts w:ascii="Times New Roman" w:hAnsi="Times New Roman" w:cs="Times New Roman"/>
          <w:sz w:val="24"/>
        </w:rPr>
        <w:t xml:space="preserve"> differ when compared to those from other countries, and what underlying factors may contribute to these discrepancies?</w:t>
      </w:r>
    </w:p>
    <w:p w14:paraId="12489208" w14:textId="2AEF89B4" w:rsidR="001A4D68" w:rsidRPr="001A4D68" w:rsidRDefault="001A4D68" w:rsidP="001A4D68">
      <w:pPr>
        <w:spacing w:line="48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 w:hint="eastAsia"/>
          <w:sz w:val="24"/>
        </w:rPr>
        <w:t>RQ3:</w:t>
      </w:r>
      <w:r w:rsidRPr="001A4D68">
        <w:rPr>
          <w:rFonts w:ascii="Times New Roman" w:hAnsi="Times New Roman" w:cs="Times New Roman"/>
          <w:sz w:val="24"/>
        </w:rPr>
        <w:t xml:space="preserve"> </w:t>
      </w:r>
      <w:r w:rsidR="0033322C" w:rsidRPr="0033322C">
        <w:rPr>
          <w:rFonts w:ascii="Times New Roman" w:hAnsi="Times New Roman" w:cs="Times New Roman" w:hint="eastAsia"/>
          <w:sz w:val="24"/>
        </w:rPr>
        <w:t xml:space="preserve">Are contemporary Chinese college students less </w:t>
      </w:r>
      <w:r w:rsidR="0033322C">
        <w:rPr>
          <w:rFonts w:ascii="Times New Roman" w:hAnsi="Times New Roman" w:cs="Times New Roman" w:hint="eastAsia"/>
          <w:sz w:val="24"/>
        </w:rPr>
        <w:t xml:space="preserve">or more </w:t>
      </w:r>
      <w:r w:rsidR="0033322C" w:rsidRPr="0033322C">
        <w:rPr>
          <w:rFonts w:ascii="Times New Roman" w:hAnsi="Times New Roman" w:cs="Times New Roman" w:hint="eastAsia"/>
          <w:sz w:val="24"/>
        </w:rPr>
        <w:t>motivated to get a driv</w:t>
      </w:r>
      <w:r w:rsidR="0033322C">
        <w:rPr>
          <w:rFonts w:ascii="Times New Roman" w:hAnsi="Times New Roman" w:cs="Times New Roman" w:hint="eastAsia"/>
          <w:sz w:val="24"/>
        </w:rPr>
        <w:t>ing</w:t>
      </w:r>
      <w:r w:rsidR="0033322C" w:rsidRPr="0033322C">
        <w:rPr>
          <w:rFonts w:ascii="Times New Roman" w:hAnsi="Times New Roman" w:cs="Times New Roman" w:hint="eastAsia"/>
          <w:sz w:val="24"/>
        </w:rPr>
        <w:t xml:space="preserve"> license than </w:t>
      </w:r>
      <w:commentRangeStart w:id="55"/>
      <w:r w:rsidR="0033322C" w:rsidRPr="0033322C">
        <w:rPr>
          <w:rFonts w:ascii="Times New Roman" w:hAnsi="Times New Roman" w:cs="Times New Roman" w:hint="eastAsia"/>
          <w:sz w:val="24"/>
        </w:rPr>
        <w:t>in the past?</w:t>
      </w:r>
      <w:commentRangeEnd w:id="55"/>
      <w:r w:rsidR="005A06E2">
        <w:rPr>
          <w:rStyle w:val="a8"/>
        </w:rPr>
        <w:commentReference w:id="55"/>
      </w:r>
      <w:r w:rsidR="0033322C" w:rsidRPr="0033322C">
        <w:rPr>
          <w:rFonts w:ascii="Times New Roman" w:hAnsi="Times New Roman" w:cs="Times New Roman" w:hint="eastAsia"/>
          <w:sz w:val="24"/>
        </w:rPr>
        <w:t xml:space="preserve"> What are the reasons behind it</w:t>
      </w:r>
      <w:r w:rsidR="0033322C">
        <w:rPr>
          <w:rFonts w:ascii="Times New Roman" w:hAnsi="Times New Roman" w:cs="Times New Roman" w:hint="eastAsia"/>
          <w:sz w:val="24"/>
        </w:rPr>
        <w:t>?</w:t>
      </w:r>
    </w:p>
    <w:p w14:paraId="133127F4" w14:textId="4B55201E" w:rsidR="00AC51EB" w:rsidRDefault="00AC51EB" w:rsidP="00AC51EB">
      <w:pPr>
        <w:rPr>
          <w:ins w:id="56" w:author="Kaixuan Gong" w:date="2024-11-05T23:56:00Z"/>
          <w:rFonts w:hint="eastAsia"/>
          <w:sz w:val="28"/>
          <w:szCs w:val="28"/>
        </w:rPr>
      </w:pPr>
      <w:ins w:id="57" w:author="Kaixuan Gong" w:date="2024-11-05T23:56:00Z">
        <w:r>
          <w:rPr>
            <w:rFonts w:hint="eastAsia"/>
            <w:sz w:val="28"/>
            <w:szCs w:val="28"/>
          </w:rPr>
          <w:t>语言较流畅，个别地方需增加引用</w:t>
        </w:r>
      </w:ins>
    </w:p>
    <w:p w14:paraId="0C361A48" w14:textId="29A4563E" w:rsidR="00AC51EB" w:rsidRDefault="00AC51EB" w:rsidP="00AC51EB">
      <w:pPr>
        <w:rPr>
          <w:ins w:id="58" w:author="Kaixuan Gong" w:date="2024-11-05T23:59:00Z"/>
          <w:rFonts w:hint="eastAsia"/>
          <w:sz w:val="28"/>
          <w:szCs w:val="28"/>
        </w:rPr>
      </w:pPr>
      <w:ins w:id="59" w:author="Kaixuan Gong" w:date="2024-11-05T23:58:00Z">
        <w:r>
          <w:rPr>
            <w:rFonts w:hint="eastAsia"/>
            <w:sz w:val="28"/>
            <w:szCs w:val="28"/>
          </w:rPr>
          <w:lastRenderedPageBreak/>
          <w:t>个别地方的逻辑需按照具体批注</w:t>
        </w:r>
      </w:ins>
      <w:ins w:id="60" w:author="Kaixuan Gong" w:date="2024-11-05T23:59:00Z">
        <w:r>
          <w:rPr>
            <w:rFonts w:hint="eastAsia"/>
            <w:sz w:val="28"/>
            <w:szCs w:val="28"/>
          </w:rPr>
          <w:t>调整</w:t>
        </w:r>
      </w:ins>
    </w:p>
    <w:p w14:paraId="3CE0DB43" w14:textId="39C133A9" w:rsidR="00AC51EB" w:rsidRDefault="00AC51EB" w:rsidP="00AC51EB">
      <w:pPr>
        <w:rPr>
          <w:ins w:id="61" w:author="HP" w:date="2024-11-08T10:44:00Z"/>
          <w:rFonts w:hint="eastAsia"/>
          <w:sz w:val="28"/>
          <w:szCs w:val="28"/>
        </w:rPr>
      </w:pPr>
      <w:ins w:id="62" w:author="Kaixuan Gong" w:date="2024-11-05T23:59:00Z">
        <w:r>
          <w:rPr>
            <w:sz w:val="28"/>
            <w:szCs w:val="28"/>
          </w:rPr>
          <w:t>RQ2</w:t>
        </w:r>
        <w:r>
          <w:rPr>
            <w:rFonts w:hint="eastAsia"/>
            <w:sz w:val="28"/>
            <w:szCs w:val="28"/>
          </w:rPr>
          <w:t>和3不建议，过去的数据和西方国家的数据不是你</w:t>
        </w:r>
      </w:ins>
      <w:ins w:id="63" w:author="Kaixuan Gong" w:date="2024-11-06T00:00:00Z">
        <w:r>
          <w:rPr>
            <w:rFonts w:hint="eastAsia"/>
            <w:sz w:val="28"/>
            <w:szCs w:val="28"/>
          </w:rPr>
          <w:t>收集的所以results无法回答这两个问题，它们只是你</w:t>
        </w:r>
        <w:r w:rsidRPr="000E36A4">
          <w:rPr>
            <w:rFonts w:hint="eastAsia"/>
            <w:sz w:val="28"/>
            <w:szCs w:val="28"/>
            <w:highlight w:val="yellow"/>
            <w:rPrChange w:id="64" w:author="Zhiyuan Zhang" w:date="2024-11-26T20:38:00Z" w16du:dateUtc="2024-11-26T12:38:00Z">
              <w:rPr>
                <w:rFonts w:hint="eastAsia"/>
                <w:sz w:val="28"/>
                <w:szCs w:val="28"/>
              </w:rPr>
            </w:rPrChange>
          </w:rPr>
          <w:t>discussion中用来对比的。</w:t>
        </w:r>
        <w:r>
          <w:rPr>
            <w:rFonts w:hint="eastAsia"/>
            <w:sz w:val="28"/>
            <w:szCs w:val="28"/>
          </w:rPr>
          <w:t>建议保留第一问，第二问就是问underlying</w:t>
        </w:r>
        <w:r>
          <w:rPr>
            <w:sz w:val="28"/>
            <w:szCs w:val="28"/>
          </w:rPr>
          <w:t xml:space="preserve"> reasons</w:t>
        </w:r>
      </w:ins>
    </w:p>
    <w:p w14:paraId="404E7E72" w14:textId="1853B5E9" w:rsidR="005A06E2" w:rsidRPr="005A06E2" w:rsidRDefault="005A06E2">
      <w:pPr>
        <w:pStyle w:val="ad"/>
        <w:numPr>
          <w:ilvl w:val="0"/>
          <w:numId w:val="1"/>
        </w:numPr>
        <w:ind w:firstLineChars="0"/>
        <w:rPr>
          <w:ins w:id="65" w:author="HP" w:date="2024-11-08T10:45:00Z"/>
          <w:rFonts w:hint="eastAsia"/>
          <w:sz w:val="28"/>
          <w:szCs w:val="28"/>
          <w:rPrChange w:id="66" w:author="HP" w:date="2024-11-08T10:45:00Z">
            <w:rPr>
              <w:ins w:id="67" w:author="HP" w:date="2024-11-08T10:45:00Z"/>
              <w:rFonts w:hint="eastAsia"/>
            </w:rPr>
          </w:rPrChange>
        </w:rPr>
        <w:pPrChange w:id="68" w:author="HP" w:date="2024-11-08T10:45:00Z">
          <w:pPr/>
        </w:pPrChange>
      </w:pPr>
      <w:ins w:id="69" w:author="HP" w:date="2024-11-08T10:44:00Z">
        <w:r w:rsidRPr="005A06E2">
          <w:rPr>
            <w:rFonts w:hint="eastAsia"/>
            <w:sz w:val="28"/>
            <w:szCs w:val="28"/>
            <w:rPrChange w:id="70" w:author="HP" w:date="2024-11-08T10:45:00Z">
              <w:rPr>
                <w:rFonts w:hint="eastAsia"/>
              </w:rPr>
            </w:rPrChange>
          </w:rPr>
          <w:t>RQ的提法过于含糊，预计后面无法回答</w:t>
        </w:r>
      </w:ins>
    </w:p>
    <w:p w14:paraId="693C9E85" w14:textId="2F82EC7C" w:rsidR="005A06E2" w:rsidRDefault="005A06E2" w:rsidP="005A06E2">
      <w:pPr>
        <w:pStyle w:val="ad"/>
        <w:numPr>
          <w:ilvl w:val="0"/>
          <w:numId w:val="1"/>
        </w:numPr>
        <w:ind w:firstLineChars="0"/>
        <w:rPr>
          <w:ins w:id="71" w:author="HP" w:date="2024-11-08T10:45:00Z"/>
          <w:rFonts w:hint="eastAsia"/>
          <w:sz w:val="28"/>
          <w:szCs w:val="28"/>
        </w:rPr>
      </w:pPr>
      <w:ins w:id="72" w:author="HP" w:date="2024-11-08T10:45:00Z">
        <w:r>
          <w:rPr>
            <w:rFonts w:hint="eastAsia"/>
            <w:sz w:val="28"/>
            <w:szCs w:val="28"/>
          </w:rPr>
          <w:t>结构建议按照CARS model 完成</w:t>
        </w:r>
      </w:ins>
    </w:p>
    <w:p w14:paraId="4DDF030E" w14:textId="375F1F15" w:rsidR="005A06E2" w:rsidRDefault="005A06E2" w:rsidP="005A06E2">
      <w:pPr>
        <w:pStyle w:val="ad"/>
        <w:numPr>
          <w:ilvl w:val="0"/>
          <w:numId w:val="1"/>
        </w:numPr>
        <w:ind w:firstLineChars="0"/>
        <w:rPr>
          <w:ins w:id="73" w:author="HP" w:date="2024-11-08T10:45:00Z"/>
          <w:rFonts w:hint="eastAsia"/>
          <w:sz w:val="28"/>
          <w:szCs w:val="28"/>
        </w:rPr>
      </w:pPr>
      <w:ins w:id="74" w:author="HP" w:date="2024-11-08T10:45:00Z">
        <w:r>
          <w:rPr>
            <w:rFonts w:hint="eastAsia"/>
            <w:sz w:val="28"/>
            <w:szCs w:val="28"/>
          </w:rPr>
          <w:t>语言要简练</w:t>
        </w:r>
      </w:ins>
    </w:p>
    <w:p w14:paraId="5073B57D" w14:textId="593A6509" w:rsidR="005A06E2" w:rsidRDefault="005A06E2" w:rsidP="005A06E2">
      <w:pPr>
        <w:pStyle w:val="ad"/>
        <w:numPr>
          <w:ilvl w:val="0"/>
          <w:numId w:val="1"/>
        </w:numPr>
        <w:ind w:firstLineChars="0"/>
        <w:rPr>
          <w:ins w:id="75" w:author="HP" w:date="2024-11-08T10:45:00Z"/>
          <w:rFonts w:hint="eastAsia"/>
          <w:sz w:val="28"/>
          <w:szCs w:val="28"/>
        </w:rPr>
      </w:pPr>
      <w:ins w:id="76" w:author="HP" w:date="2024-11-08T10:45:00Z">
        <w:r>
          <w:rPr>
            <w:rFonts w:hint="eastAsia"/>
            <w:sz w:val="28"/>
            <w:szCs w:val="28"/>
          </w:rPr>
          <w:t>注意语言细节</w:t>
        </w:r>
      </w:ins>
    </w:p>
    <w:p w14:paraId="7BF88154" w14:textId="6057573A" w:rsidR="005A06E2" w:rsidRPr="005A06E2" w:rsidRDefault="005A06E2">
      <w:pPr>
        <w:pStyle w:val="ad"/>
        <w:ind w:left="720" w:firstLineChars="0" w:firstLine="0"/>
        <w:rPr>
          <w:ins w:id="77" w:author="Kaixuan Gong" w:date="2024-11-05T23:56:00Z"/>
          <w:rFonts w:hint="eastAsia"/>
          <w:sz w:val="28"/>
          <w:szCs w:val="28"/>
          <w:rPrChange w:id="78" w:author="HP" w:date="2024-11-08T10:45:00Z">
            <w:rPr>
              <w:ins w:id="79" w:author="Kaixuan Gong" w:date="2024-11-05T23:56:00Z"/>
              <w:rFonts w:hint="eastAsia"/>
            </w:rPr>
          </w:rPrChange>
        </w:rPr>
        <w:pPrChange w:id="80" w:author="HP" w:date="2024-11-08T10:45:00Z">
          <w:pPr/>
        </w:pPrChange>
      </w:pPr>
      <w:ins w:id="81" w:author="HP" w:date="2024-11-08T10:45:00Z">
        <w:r>
          <w:rPr>
            <w:rFonts w:hint="eastAsia"/>
            <w:sz w:val="28"/>
            <w:szCs w:val="28"/>
          </w:rPr>
          <w:t>8</w:t>
        </w:r>
      </w:ins>
    </w:p>
    <w:p w14:paraId="296CE104" w14:textId="6FA4F6FE" w:rsidR="009C1F4E" w:rsidRPr="0067012D" w:rsidRDefault="009C1F4E" w:rsidP="0067012D">
      <w:pPr>
        <w:spacing w:line="480" w:lineRule="auto"/>
        <w:rPr>
          <w:rFonts w:hint="eastAsia"/>
          <w:sz w:val="24"/>
        </w:rPr>
      </w:pPr>
    </w:p>
    <w:sectPr w:rsidR="009C1F4E" w:rsidRPr="006701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HP" w:date="2024-11-08T10:39:00Z" w:initials="MOU">
    <w:p w14:paraId="262736F3" w14:textId="30865EAA" w:rsidR="005A06E2" w:rsidRDefault="005A06E2">
      <w:pPr>
        <w:pStyle w:val="a9"/>
        <w:rPr>
          <w:rFonts w:hint="eastAsia"/>
        </w:rPr>
      </w:pPr>
      <w:r>
        <w:rPr>
          <w:rStyle w:val="a8"/>
        </w:rPr>
        <w:annotationRef/>
      </w:r>
      <w:r>
        <w:t>T</w:t>
      </w:r>
      <w:r>
        <w:rPr>
          <w:rFonts w:hint="eastAsia"/>
        </w:rPr>
        <w:t>oo vague</w:t>
      </w:r>
    </w:p>
  </w:comment>
  <w:comment w:id="8" w:author="Kaixuan Gong" w:date="2024-11-05T23:42:00Z" w:initials="KG">
    <w:p w14:paraId="32B9B603" w14:textId="3349C2B8" w:rsidR="00AC51EB" w:rsidRDefault="00AC51EB" w:rsidP="00AC51EB">
      <w:pPr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避免泛指的第一人称</w:t>
      </w:r>
    </w:p>
  </w:comment>
  <w:comment w:id="21" w:author="Kaixuan Gong" w:date="2024-11-05T23:45:00Z" w:initials="KG">
    <w:p w14:paraId="60ADEA7D" w14:textId="2BE3D366" w:rsidR="00AC51EB" w:rsidRDefault="00AC51EB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展开 需引用</w:t>
      </w:r>
    </w:p>
  </w:comment>
  <w:comment w:id="22" w:author="Kaixuan Gong" w:date="2024-11-05T23:47:00Z" w:initials="KG">
    <w:p w14:paraId="2135C4AD" w14:textId="147F52D3" w:rsidR="00AC51EB" w:rsidRDefault="00AC51EB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这句应该往后放 先把china的情况说完</w:t>
      </w:r>
    </w:p>
  </w:comment>
  <w:comment w:id="23" w:author="Kaixuan Gong" w:date="2024-11-05T23:46:00Z" w:initials="KG">
    <w:p w14:paraId="1A62E449" w14:textId="404B39B0" w:rsidR="00AC51EB" w:rsidRDefault="00AC51EB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？</w:t>
      </w:r>
    </w:p>
  </w:comment>
  <w:comment w:id="24" w:author="HP" w:date="2024-11-08T10:40:00Z" w:initials="MOU">
    <w:p w14:paraId="23014A32" w14:textId="6D39B02C" w:rsidR="005A06E2" w:rsidRDefault="005A06E2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这部分的point？</w:t>
      </w:r>
    </w:p>
  </w:comment>
  <w:comment w:id="25" w:author="Kaixuan Gong" w:date="2024-11-05T23:46:00Z" w:initials="KG">
    <w:p w14:paraId="30E9F06C" w14:textId="663304EB" w:rsidR="00AC51EB" w:rsidRDefault="00AC51EB">
      <w:pPr>
        <w:pStyle w:val="a9"/>
        <w:rPr>
          <w:rFonts w:hint="eastAsia"/>
        </w:rPr>
      </w:pPr>
      <w:r>
        <w:rPr>
          <w:rStyle w:val="a8"/>
        </w:rPr>
        <w:annotationRef/>
      </w:r>
      <w:r>
        <w:t>H</w:t>
      </w:r>
      <w:r>
        <w:rPr>
          <w:rFonts w:hint="eastAsia"/>
        </w:rPr>
        <w:t>ow</w:t>
      </w:r>
      <w:r>
        <w:t xml:space="preserve"> </w:t>
      </w:r>
      <w:r>
        <w:rPr>
          <w:rFonts w:hint="eastAsia"/>
        </w:rPr>
        <w:t>d</w:t>
      </w:r>
      <w:r>
        <w:t>o you know</w:t>
      </w:r>
    </w:p>
  </w:comment>
  <w:comment w:id="26" w:author="HP" w:date="2024-11-08T10:41:00Z" w:initials="MOU">
    <w:p w14:paraId="6DBDDBEF" w14:textId="1F754C0C" w:rsidR="005A06E2" w:rsidRDefault="005A06E2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GAP的逻辑须梳理</w:t>
      </w:r>
    </w:p>
  </w:comment>
  <w:comment w:id="30" w:author="HP" w:date="2024-11-08T10:42:00Z" w:initials="MOU">
    <w:p w14:paraId="4AE992D4" w14:textId="2DD4A5A2" w:rsidR="005A06E2" w:rsidRDefault="005A06E2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哪些other countries？</w:t>
      </w:r>
    </w:p>
  </w:comment>
  <w:comment w:id="31" w:author="HP" w:date="2024-11-08T10:41:00Z" w:initials="MOU">
    <w:p w14:paraId="7D8F7021" w14:textId="0DD6A12C" w:rsidR="005A06E2" w:rsidRDefault="005A06E2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这个用法不对</w:t>
      </w:r>
    </w:p>
  </w:comment>
  <w:comment w:id="44" w:author="HP" w:date="2024-11-08T10:42:00Z" w:initials="MOU">
    <w:p w14:paraId="308DDAFF" w14:textId="7B6088A8" w:rsidR="005A06E2" w:rsidRDefault="005A06E2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？这是结果？</w:t>
      </w:r>
    </w:p>
  </w:comment>
  <w:comment w:id="49" w:author="Kaixuan Gong" w:date="2024-11-05T23:51:00Z" w:initials="KG">
    <w:p w14:paraId="3762A30C" w14:textId="02190749" w:rsidR="00AC51EB" w:rsidRDefault="00AC51EB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啥意思and有哪些？</w:t>
      </w:r>
    </w:p>
  </w:comment>
  <w:comment w:id="50" w:author="Kaixuan Gong" w:date="2024-11-05T23:52:00Z" w:initials="KG">
    <w:p w14:paraId="19E06C32" w14:textId="35BFD253" w:rsidR="00AC51EB" w:rsidRDefault="00AC51EB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不够明确 scheme是指什么？和前面几句的因果关系还需加强说明</w:t>
      </w:r>
    </w:p>
  </w:comment>
  <w:comment w:id="54" w:author="Kaixuan Gong" w:date="2024-11-05T23:55:00Z" w:initials="KG">
    <w:p w14:paraId="3EB7515B" w14:textId="0C1013AE" w:rsidR="00AC51EB" w:rsidRDefault="00AC51EB">
      <w:pPr>
        <w:pStyle w:val="a9"/>
        <w:rPr>
          <w:rFonts w:hint="eastAsia"/>
        </w:rPr>
      </w:pPr>
      <w:r>
        <w:rPr>
          <w:rStyle w:val="a8"/>
        </w:rPr>
        <w:annotationRef/>
      </w:r>
      <w:r>
        <w:rPr>
          <w:rFonts w:hint="eastAsia"/>
        </w:rPr>
        <w:t>R</w:t>
      </w:r>
      <w:r>
        <w:t>Q</w:t>
      </w:r>
      <w:r>
        <w:rPr>
          <w:rFonts w:hint="eastAsia"/>
        </w:rPr>
        <w:t>不会包含这么模糊的表达</w:t>
      </w:r>
    </w:p>
  </w:comment>
  <w:comment w:id="55" w:author="HP" w:date="2024-11-08T10:43:00Z" w:initials="MOU">
    <w:p w14:paraId="351401EC" w14:textId="7BED74A7" w:rsidR="005A06E2" w:rsidRDefault="005A06E2">
      <w:pPr>
        <w:pStyle w:val="a9"/>
        <w:rPr>
          <w:rFonts w:hint="eastAsia"/>
        </w:rPr>
      </w:pPr>
      <w:r>
        <w:rPr>
          <w:rStyle w:val="a8"/>
        </w:rPr>
        <w:annotationRef/>
      </w:r>
      <w:r>
        <w:t xml:space="preserve">Past </w:t>
      </w:r>
      <w:r>
        <w:rPr>
          <w:rFonts w:hint="eastAsia"/>
        </w:rPr>
        <w:t>的数据呢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62736F3" w15:done="0"/>
  <w15:commentEx w15:paraId="32B9B603" w15:done="0"/>
  <w15:commentEx w15:paraId="60ADEA7D" w15:done="0"/>
  <w15:commentEx w15:paraId="2135C4AD" w15:done="0"/>
  <w15:commentEx w15:paraId="1A62E449" w15:done="0"/>
  <w15:commentEx w15:paraId="23014A32" w15:done="0"/>
  <w15:commentEx w15:paraId="30E9F06C" w15:done="0"/>
  <w15:commentEx w15:paraId="6DBDDBEF" w15:done="0"/>
  <w15:commentEx w15:paraId="4AE992D4" w15:done="0"/>
  <w15:commentEx w15:paraId="7D8F7021" w15:done="0"/>
  <w15:commentEx w15:paraId="308DDAFF" w15:done="0"/>
  <w15:commentEx w15:paraId="3762A30C" w15:done="0"/>
  <w15:commentEx w15:paraId="19E06C32" w15:done="0"/>
  <w15:commentEx w15:paraId="3EB7515B" w15:done="0"/>
  <w15:commentEx w15:paraId="351401E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B420A4A" w16cex:dateUtc="2024-11-08T02:39:00Z"/>
  <w16cex:commentExtensible w16cex:durableId="0B15D871" w16cex:dateUtc="2024-11-05T15:42:00Z"/>
  <w16cex:commentExtensible w16cex:durableId="294BCE6C" w16cex:dateUtc="2024-11-05T15:45:00Z"/>
  <w16cex:commentExtensible w16cex:durableId="5179FDAA" w16cex:dateUtc="2024-11-05T15:47:00Z"/>
  <w16cex:commentExtensible w16cex:durableId="2AC8909A" w16cex:dateUtc="2024-11-05T15:46:00Z"/>
  <w16cex:commentExtensible w16cex:durableId="64112789" w16cex:dateUtc="2024-11-08T02:40:00Z"/>
  <w16cex:commentExtensible w16cex:durableId="6B91DB3C" w16cex:dateUtc="2024-11-05T15:46:00Z"/>
  <w16cex:commentExtensible w16cex:durableId="5E050622" w16cex:dateUtc="2024-11-08T02:41:00Z"/>
  <w16cex:commentExtensible w16cex:durableId="3DF0EC29" w16cex:dateUtc="2024-11-08T02:42:00Z"/>
  <w16cex:commentExtensible w16cex:durableId="3DB04396" w16cex:dateUtc="2024-11-08T02:41:00Z"/>
  <w16cex:commentExtensible w16cex:durableId="3A433A29" w16cex:dateUtc="2024-11-08T02:42:00Z"/>
  <w16cex:commentExtensible w16cex:durableId="615ABF78" w16cex:dateUtc="2024-11-05T15:51:00Z"/>
  <w16cex:commentExtensible w16cex:durableId="50480FF4" w16cex:dateUtc="2024-11-05T15:52:00Z"/>
  <w16cex:commentExtensible w16cex:durableId="416897CA" w16cex:dateUtc="2024-11-05T15:55:00Z"/>
  <w16cex:commentExtensible w16cex:durableId="4D68CB86" w16cex:dateUtc="2024-11-08T02:4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62736F3" w16cid:durableId="4B420A4A"/>
  <w16cid:commentId w16cid:paraId="32B9B603" w16cid:durableId="0B15D871"/>
  <w16cid:commentId w16cid:paraId="60ADEA7D" w16cid:durableId="294BCE6C"/>
  <w16cid:commentId w16cid:paraId="2135C4AD" w16cid:durableId="5179FDAA"/>
  <w16cid:commentId w16cid:paraId="1A62E449" w16cid:durableId="2AC8909A"/>
  <w16cid:commentId w16cid:paraId="23014A32" w16cid:durableId="64112789"/>
  <w16cid:commentId w16cid:paraId="30E9F06C" w16cid:durableId="6B91DB3C"/>
  <w16cid:commentId w16cid:paraId="6DBDDBEF" w16cid:durableId="5E050622"/>
  <w16cid:commentId w16cid:paraId="4AE992D4" w16cid:durableId="3DF0EC29"/>
  <w16cid:commentId w16cid:paraId="7D8F7021" w16cid:durableId="3DB04396"/>
  <w16cid:commentId w16cid:paraId="308DDAFF" w16cid:durableId="3A433A29"/>
  <w16cid:commentId w16cid:paraId="3762A30C" w16cid:durableId="615ABF78"/>
  <w16cid:commentId w16cid:paraId="19E06C32" w16cid:durableId="50480FF4"/>
  <w16cid:commentId w16cid:paraId="3EB7515B" w16cid:durableId="416897CA"/>
  <w16cid:commentId w16cid:paraId="351401EC" w16cid:durableId="4D68CB8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205CDC" w14:textId="77777777" w:rsidR="0006021A" w:rsidRDefault="0006021A" w:rsidP="00720CC6">
      <w:pPr>
        <w:rPr>
          <w:rFonts w:hint="eastAsia"/>
        </w:rPr>
      </w:pPr>
      <w:r>
        <w:separator/>
      </w:r>
    </w:p>
  </w:endnote>
  <w:endnote w:type="continuationSeparator" w:id="0">
    <w:p w14:paraId="7226D62B" w14:textId="77777777" w:rsidR="0006021A" w:rsidRDefault="0006021A" w:rsidP="00720CC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8E34F0" w14:textId="77777777" w:rsidR="0006021A" w:rsidRDefault="0006021A" w:rsidP="00720CC6">
      <w:pPr>
        <w:rPr>
          <w:rFonts w:hint="eastAsia"/>
        </w:rPr>
      </w:pPr>
      <w:r>
        <w:separator/>
      </w:r>
    </w:p>
  </w:footnote>
  <w:footnote w:type="continuationSeparator" w:id="0">
    <w:p w14:paraId="54D49F75" w14:textId="77777777" w:rsidR="0006021A" w:rsidRDefault="0006021A" w:rsidP="00720CC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7500C6"/>
    <w:multiLevelType w:val="hybridMultilevel"/>
    <w:tmpl w:val="F7D64FCA"/>
    <w:lvl w:ilvl="0" w:tplc="49525010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2949826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HP">
    <w15:presenceInfo w15:providerId="None" w15:userId="HP"/>
  </w15:person>
  <w15:person w15:author="Kaixuan Gong">
    <w15:presenceInfo w15:providerId="AD" w15:userId="S::kg481@cam.ac.uk::9d7307fa-937c-4fd2-85d1-eaff602af4fe"/>
  </w15:person>
  <w15:person w15:author="Zhiyuan Zhang">
    <w15:presenceInfo w15:providerId="Windows Live" w15:userId="f91ae63aef97cf2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oNotDisplayPageBoundaries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0C0"/>
    <w:rsid w:val="000030C0"/>
    <w:rsid w:val="00047475"/>
    <w:rsid w:val="00052F76"/>
    <w:rsid w:val="0006021A"/>
    <w:rsid w:val="000E08EA"/>
    <w:rsid w:val="000E36A4"/>
    <w:rsid w:val="00180119"/>
    <w:rsid w:val="001A4D68"/>
    <w:rsid w:val="001B251B"/>
    <w:rsid w:val="0022040A"/>
    <w:rsid w:val="00262598"/>
    <w:rsid w:val="003322D2"/>
    <w:rsid w:val="0033322C"/>
    <w:rsid w:val="00373999"/>
    <w:rsid w:val="003B5D70"/>
    <w:rsid w:val="0044073B"/>
    <w:rsid w:val="00483BA3"/>
    <w:rsid w:val="004979A4"/>
    <w:rsid w:val="004D6A43"/>
    <w:rsid w:val="004D6EF5"/>
    <w:rsid w:val="005423F0"/>
    <w:rsid w:val="00562D1B"/>
    <w:rsid w:val="00587391"/>
    <w:rsid w:val="005A06E2"/>
    <w:rsid w:val="005D5FEC"/>
    <w:rsid w:val="006063AE"/>
    <w:rsid w:val="00647A58"/>
    <w:rsid w:val="0067012D"/>
    <w:rsid w:val="00720CC6"/>
    <w:rsid w:val="00722E98"/>
    <w:rsid w:val="00740ED6"/>
    <w:rsid w:val="0078436C"/>
    <w:rsid w:val="00785727"/>
    <w:rsid w:val="0089465B"/>
    <w:rsid w:val="008D2600"/>
    <w:rsid w:val="008D6D3C"/>
    <w:rsid w:val="009C1F4E"/>
    <w:rsid w:val="00A6040B"/>
    <w:rsid w:val="00AC51EB"/>
    <w:rsid w:val="00B15196"/>
    <w:rsid w:val="00B50FC9"/>
    <w:rsid w:val="00B64009"/>
    <w:rsid w:val="00B7194B"/>
    <w:rsid w:val="00BC1719"/>
    <w:rsid w:val="00E85AFE"/>
    <w:rsid w:val="00EA7384"/>
    <w:rsid w:val="00F54073"/>
    <w:rsid w:val="00FE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866539"/>
  <w15:chartTrackingRefBased/>
  <w15:docId w15:val="{25D60EAA-CC25-4BE1-8213-DF2D7786C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0CC6"/>
    <w:pPr>
      <w:widowControl w:val="0"/>
      <w:jc w:val="both"/>
    </w:pPr>
    <w:rPr>
      <w:sz w:val="21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0CC6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14:ligatures w14:val="standardContextual"/>
    </w:rPr>
  </w:style>
  <w:style w:type="character" w:customStyle="1" w:styleId="a4">
    <w:name w:val="页眉 字符"/>
    <w:basedOn w:val="a0"/>
    <w:link w:val="a3"/>
    <w:uiPriority w:val="99"/>
    <w:rsid w:val="00720CC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20CC6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14:ligatures w14:val="standardContextual"/>
    </w:rPr>
  </w:style>
  <w:style w:type="character" w:customStyle="1" w:styleId="a6">
    <w:name w:val="页脚 字符"/>
    <w:basedOn w:val="a0"/>
    <w:link w:val="a5"/>
    <w:uiPriority w:val="99"/>
    <w:rsid w:val="00720CC6"/>
    <w:rPr>
      <w:sz w:val="18"/>
      <w:szCs w:val="18"/>
    </w:rPr>
  </w:style>
  <w:style w:type="paragraph" w:styleId="a7">
    <w:name w:val="Revision"/>
    <w:hidden/>
    <w:uiPriority w:val="99"/>
    <w:semiHidden/>
    <w:rsid w:val="00AC51EB"/>
    <w:rPr>
      <w:sz w:val="21"/>
      <w:szCs w:val="24"/>
      <w14:ligatures w14:val="none"/>
    </w:rPr>
  </w:style>
  <w:style w:type="character" w:styleId="a8">
    <w:name w:val="annotation reference"/>
    <w:basedOn w:val="a0"/>
    <w:uiPriority w:val="99"/>
    <w:semiHidden/>
    <w:unhideWhenUsed/>
    <w:rsid w:val="00AC51EB"/>
    <w:rPr>
      <w:sz w:val="21"/>
      <w:szCs w:val="21"/>
    </w:rPr>
  </w:style>
  <w:style w:type="paragraph" w:styleId="a9">
    <w:name w:val="annotation text"/>
    <w:basedOn w:val="a"/>
    <w:link w:val="aa"/>
    <w:uiPriority w:val="99"/>
    <w:semiHidden/>
    <w:unhideWhenUsed/>
    <w:rsid w:val="00AC51EB"/>
    <w:pPr>
      <w:jc w:val="left"/>
    </w:pPr>
  </w:style>
  <w:style w:type="character" w:customStyle="1" w:styleId="aa">
    <w:name w:val="批注文字 字符"/>
    <w:basedOn w:val="a0"/>
    <w:link w:val="a9"/>
    <w:uiPriority w:val="99"/>
    <w:semiHidden/>
    <w:rsid w:val="00AC51EB"/>
    <w:rPr>
      <w:sz w:val="21"/>
      <w:szCs w:val="24"/>
      <w14:ligatures w14:val="none"/>
    </w:rPr>
  </w:style>
  <w:style w:type="paragraph" w:styleId="ab">
    <w:name w:val="annotation subject"/>
    <w:basedOn w:val="a9"/>
    <w:next w:val="a9"/>
    <w:link w:val="ac"/>
    <w:uiPriority w:val="99"/>
    <w:semiHidden/>
    <w:unhideWhenUsed/>
    <w:rsid w:val="00AC51EB"/>
    <w:rPr>
      <w:b/>
      <w:bCs/>
    </w:rPr>
  </w:style>
  <w:style w:type="character" w:customStyle="1" w:styleId="ac">
    <w:name w:val="批注主题 字符"/>
    <w:basedOn w:val="aa"/>
    <w:link w:val="ab"/>
    <w:uiPriority w:val="99"/>
    <w:semiHidden/>
    <w:rsid w:val="00AC51EB"/>
    <w:rPr>
      <w:b/>
      <w:bCs/>
      <w:sz w:val="21"/>
      <w:szCs w:val="24"/>
      <w14:ligatures w14:val="none"/>
    </w:rPr>
  </w:style>
  <w:style w:type="paragraph" w:styleId="ad">
    <w:name w:val="List Paragraph"/>
    <w:basedOn w:val="a"/>
    <w:uiPriority w:val="34"/>
    <w:qFormat/>
    <w:rsid w:val="005A06E2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2340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49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60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78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661555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69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1954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551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65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29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2371255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8679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672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9457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38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08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525670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47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6067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358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2781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216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48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791447">
                                      <w:marLeft w:val="0"/>
                                      <w:marRight w:val="0"/>
                                      <w:marTop w:val="3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02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843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500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4</Pages>
  <Words>775</Words>
  <Characters>4421</Characters>
  <Application>Microsoft Office Word</Application>
  <DocSecurity>0</DocSecurity>
  <Lines>36</Lines>
  <Paragraphs>10</Paragraphs>
  <ScaleCrop>false</ScaleCrop>
  <Company/>
  <LinksUpToDate>false</LinksUpToDate>
  <CharactersWithSpaces>5186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Zhiyuan Zhang</dc:creator>
  <cp:keywords/>
  <dc:description/>
  <cp:lastModifiedBy>Zhiyuan Zhang</cp:lastModifiedBy>
  <cp:revision>15</cp:revision>
  <dcterms:created xsi:type="dcterms:W3CDTF">2024-11-03T13:26:00Z</dcterms:created>
  <dcterms:modified xsi:type="dcterms:W3CDTF">2024-11-26T12:39:00Z</dcterms:modified>
</cp:coreProperties>
</file>