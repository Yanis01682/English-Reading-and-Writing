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7337D" w14:textId="77777777" w:rsidR="00A679FE" w:rsidRPr="00A679FE" w:rsidRDefault="00A679FE" w:rsidP="00A679FE">
      <w:pPr>
        <w:spacing w:line="480" w:lineRule="auto"/>
        <w:jc w:val="center"/>
        <w:rPr>
          <w:rFonts w:ascii="Times New Roman" w:hAnsi="Times New Roman" w:cs="Times New Roman"/>
          <w:b/>
          <w:bCs/>
          <w:sz w:val="24"/>
          <w:szCs w:val="24"/>
        </w:rPr>
      </w:pPr>
      <w:bookmarkStart w:id="0" w:name="_Hlk183636704"/>
      <w:commentRangeStart w:id="1"/>
      <w:r w:rsidRPr="00A679FE">
        <w:rPr>
          <w:rFonts w:ascii="Times New Roman" w:hAnsi="Times New Roman" w:cs="Times New Roman" w:hint="eastAsia"/>
          <w:b/>
          <w:bCs/>
          <w:sz w:val="24"/>
          <w:szCs w:val="24"/>
        </w:rPr>
        <w:t>The Proportion of Chinese College Student Driver Licensing</w:t>
      </w:r>
      <w:commentRangeEnd w:id="1"/>
      <w:r w:rsidR="00D44D12">
        <w:rPr>
          <w:rStyle w:val="ae"/>
        </w:rPr>
        <w:commentReference w:id="1"/>
      </w:r>
      <w:r w:rsidRPr="00A679FE">
        <w:rPr>
          <w:rFonts w:ascii="Times New Roman" w:hAnsi="Times New Roman" w:cs="Times New Roman" w:hint="eastAsia"/>
          <w:b/>
          <w:bCs/>
          <w:sz w:val="24"/>
          <w:szCs w:val="24"/>
        </w:rPr>
        <w:t xml:space="preserve"> and Underlying Reasons</w:t>
      </w:r>
    </w:p>
    <w:p w14:paraId="10A4F1A5" w14:textId="391B6AAF" w:rsidR="00A679FE" w:rsidRDefault="00A679FE" w:rsidP="00D40DBA">
      <w:pPr>
        <w:spacing w:line="480" w:lineRule="auto"/>
        <w:jc w:val="center"/>
        <w:rPr>
          <w:rFonts w:ascii="Times New Roman" w:hAnsi="Times New Roman" w:cs="Times New Roman"/>
          <w:b/>
          <w:bCs/>
          <w:sz w:val="24"/>
          <w:szCs w:val="24"/>
        </w:rPr>
      </w:pPr>
      <w:r w:rsidRPr="00A679FE">
        <w:rPr>
          <w:rFonts w:ascii="Times New Roman" w:hAnsi="Times New Roman" w:cs="Times New Roman" w:hint="eastAsia"/>
          <w:b/>
          <w:bCs/>
          <w:sz w:val="24"/>
          <w:szCs w:val="24"/>
        </w:rPr>
        <w:t>张芝源</w:t>
      </w:r>
      <w:r w:rsidRPr="00A679FE">
        <w:rPr>
          <w:rFonts w:ascii="Times New Roman" w:hAnsi="Times New Roman" w:cs="Times New Roman" w:hint="eastAsia"/>
          <w:b/>
          <w:bCs/>
          <w:sz w:val="24"/>
          <w:szCs w:val="24"/>
        </w:rPr>
        <w:t xml:space="preserve"> 2024010701 group 2</w:t>
      </w:r>
    </w:p>
    <w:p w14:paraId="6F646F9E" w14:textId="77777777" w:rsidR="00D40DBA" w:rsidRDefault="00D40DBA" w:rsidP="00D40DBA">
      <w:pPr>
        <w:spacing w:line="480" w:lineRule="auto"/>
        <w:jc w:val="center"/>
        <w:rPr>
          <w:rFonts w:ascii="Times New Roman" w:hAnsi="Times New Roman" w:cs="Times New Roman"/>
          <w:b/>
          <w:bCs/>
          <w:sz w:val="24"/>
          <w:szCs w:val="24"/>
        </w:rPr>
      </w:pPr>
    </w:p>
    <w:p w14:paraId="0503BE20" w14:textId="6A5D196A" w:rsidR="008E2E7D" w:rsidRPr="007726A8" w:rsidRDefault="007955D8" w:rsidP="00822292">
      <w:pPr>
        <w:spacing w:line="480" w:lineRule="auto"/>
        <w:jc w:val="center"/>
        <w:rPr>
          <w:rFonts w:ascii="Times New Roman" w:hAnsi="Times New Roman" w:cs="Times New Roman"/>
          <w:b/>
          <w:bCs/>
          <w:sz w:val="24"/>
          <w:szCs w:val="24"/>
        </w:rPr>
      </w:pPr>
      <w:r w:rsidRPr="007726A8">
        <w:rPr>
          <w:rFonts w:ascii="Times New Roman" w:hAnsi="Times New Roman" w:cs="Times New Roman"/>
          <w:b/>
          <w:bCs/>
          <w:sz w:val="24"/>
          <w:szCs w:val="24"/>
        </w:rPr>
        <w:t>Results</w:t>
      </w:r>
    </w:p>
    <w:p w14:paraId="1AB25A75" w14:textId="77777777" w:rsidR="00372B09" w:rsidRPr="007726A8" w:rsidRDefault="00372B09" w:rsidP="00822292">
      <w:pPr>
        <w:spacing w:line="480" w:lineRule="auto"/>
        <w:jc w:val="center"/>
        <w:rPr>
          <w:rFonts w:ascii="Times New Roman" w:hAnsi="Times New Roman" w:cs="Times New Roman"/>
          <w:b/>
          <w:bCs/>
          <w:sz w:val="24"/>
          <w:szCs w:val="24"/>
        </w:rPr>
      </w:pPr>
    </w:p>
    <w:p w14:paraId="00A68C8B" w14:textId="26B2E252" w:rsidR="00F13F51" w:rsidRPr="007726A8" w:rsidRDefault="004E5C85" w:rsidP="00822292">
      <w:pPr>
        <w:spacing w:line="480" w:lineRule="auto"/>
        <w:rPr>
          <w:rFonts w:ascii="Times New Roman" w:hAnsi="Times New Roman" w:cs="Times New Roman"/>
          <w:b/>
          <w:bCs/>
          <w:sz w:val="24"/>
          <w:szCs w:val="24"/>
        </w:rPr>
      </w:pPr>
      <w:commentRangeStart w:id="2"/>
      <w:r w:rsidRPr="007726A8">
        <w:rPr>
          <w:rFonts w:ascii="Times New Roman" w:hAnsi="Times New Roman" w:cs="Times New Roman"/>
          <w:b/>
          <w:bCs/>
          <w:sz w:val="24"/>
          <w:szCs w:val="24"/>
        </w:rPr>
        <w:t>Reaffirmation of experimental purposes and RQs</w:t>
      </w:r>
      <w:commentRangeEnd w:id="2"/>
      <w:r w:rsidR="00D44D12">
        <w:rPr>
          <w:rStyle w:val="ae"/>
        </w:rPr>
        <w:commentReference w:id="2"/>
      </w:r>
    </w:p>
    <w:p w14:paraId="759BA3FB" w14:textId="68652344" w:rsidR="002C78C3" w:rsidRPr="007726A8" w:rsidRDefault="002C78C3" w:rsidP="00822292">
      <w:pPr>
        <w:spacing w:line="480" w:lineRule="auto"/>
        <w:ind w:firstLineChars="190" w:firstLine="456"/>
        <w:rPr>
          <w:rFonts w:ascii="Times New Roman" w:hAnsi="Times New Roman" w:cs="Times New Roman"/>
          <w:sz w:val="24"/>
          <w:szCs w:val="24"/>
        </w:rPr>
      </w:pPr>
      <w:r w:rsidRPr="007726A8">
        <w:rPr>
          <w:rFonts w:ascii="Times New Roman" w:hAnsi="Times New Roman" w:cs="Times New Roman"/>
          <w:sz w:val="24"/>
          <w:szCs w:val="24"/>
        </w:rPr>
        <w:t>The main objective of our research was to investigate the percentage of Chinese university students who ha</w:t>
      </w:r>
      <w:r w:rsidR="001576BB" w:rsidRPr="007726A8">
        <w:rPr>
          <w:rFonts w:ascii="Times New Roman" w:hAnsi="Times New Roman" w:cs="Times New Roman"/>
          <w:sz w:val="24"/>
          <w:szCs w:val="24"/>
        </w:rPr>
        <w:t>d</w:t>
      </w:r>
      <w:r w:rsidRPr="007726A8">
        <w:rPr>
          <w:rFonts w:ascii="Times New Roman" w:hAnsi="Times New Roman" w:cs="Times New Roman"/>
          <w:sz w:val="24"/>
          <w:szCs w:val="24"/>
        </w:rPr>
        <w:t xml:space="preserve"> obtained a driver's license and compare it with foreign past domestic data. With data</w:t>
      </w:r>
      <w:r w:rsidR="00B71FD9" w:rsidRPr="007726A8">
        <w:rPr>
          <w:rFonts w:ascii="Times New Roman" w:hAnsi="Times New Roman" w:cs="Times New Roman"/>
          <w:sz w:val="24"/>
          <w:szCs w:val="24"/>
        </w:rPr>
        <w:t xml:space="preserve"> in hand</w:t>
      </w:r>
      <w:r w:rsidRPr="007726A8">
        <w:rPr>
          <w:rFonts w:ascii="Times New Roman" w:hAnsi="Times New Roman" w:cs="Times New Roman"/>
          <w:sz w:val="24"/>
          <w:szCs w:val="24"/>
        </w:rPr>
        <w:t xml:space="preserve">, </w:t>
      </w:r>
      <w:r w:rsidR="001576BB" w:rsidRPr="007726A8">
        <w:rPr>
          <w:rFonts w:ascii="Times New Roman" w:hAnsi="Times New Roman" w:cs="Times New Roman"/>
          <w:sz w:val="24"/>
          <w:szCs w:val="24"/>
        </w:rPr>
        <w:t xml:space="preserve">the </w:t>
      </w:r>
      <w:r w:rsidRPr="007726A8">
        <w:rPr>
          <w:rFonts w:ascii="Times New Roman" w:hAnsi="Times New Roman" w:cs="Times New Roman"/>
          <w:sz w:val="24"/>
          <w:szCs w:val="24"/>
        </w:rPr>
        <w:t xml:space="preserve">two RQs are going to be </w:t>
      </w:r>
      <w:r w:rsidR="004A6E5A" w:rsidRPr="007726A8">
        <w:rPr>
          <w:rFonts w:ascii="Times New Roman" w:hAnsi="Times New Roman" w:cs="Times New Roman"/>
          <w:sz w:val="24"/>
          <w:szCs w:val="24"/>
        </w:rPr>
        <w:t xml:space="preserve">addressed. One </w:t>
      </w:r>
      <w:r w:rsidR="001576BB" w:rsidRPr="007726A8">
        <w:rPr>
          <w:rFonts w:ascii="Times New Roman" w:hAnsi="Times New Roman" w:cs="Times New Roman"/>
          <w:sz w:val="24"/>
          <w:szCs w:val="24"/>
        </w:rPr>
        <w:t>was</w:t>
      </w:r>
      <w:r w:rsidR="004A6E5A" w:rsidRPr="007726A8">
        <w:rPr>
          <w:rFonts w:ascii="Times New Roman" w:hAnsi="Times New Roman" w:cs="Times New Roman"/>
          <w:sz w:val="24"/>
          <w:szCs w:val="24"/>
        </w:rPr>
        <w:t xml:space="preserve"> to investigate</w:t>
      </w:r>
      <w:r w:rsidRPr="007726A8">
        <w:rPr>
          <w:rFonts w:ascii="Times New Roman" w:hAnsi="Times New Roman" w:cs="Times New Roman"/>
          <w:sz w:val="24"/>
          <w:szCs w:val="24"/>
        </w:rPr>
        <w:t xml:space="preserve"> </w:t>
      </w:r>
      <w:r w:rsidR="004A6E5A" w:rsidRPr="007726A8">
        <w:rPr>
          <w:rFonts w:ascii="Times New Roman" w:hAnsi="Times New Roman" w:cs="Times New Roman"/>
          <w:sz w:val="24"/>
          <w:szCs w:val="24"/>
        </w:rPr>
        <w:t xml:space="preserve">the key factors that </w:t>
      </w:r>
      <w:r w:rsidR="001576BB" w:rsidRPr="007726A8">
        <w:rPr>
          <w:rFonts w:ascii="Times New Roman" w:hAnsi="Times New Roman" w:cs="Times New Roman"/>
          <w:sz w:val="24"/>
          <w:szCs w:val="24"/>
        </w:rPr>
        <w:t>affected college students' initiative to obtain a driver's license</w:t>
      </w:r>
      <w:r w:rsidR="004A6E5A" w:rsidRPr="007726A8">
        <w:rPr>
          <w:rFonts w:ascii="Times New Roman" w:hAnsi="Times New Roman" w:cs="Times New Roman"/>
          <w:sz w:val="24"/>
          <w:szCs w:val="24"/>
        </w:rPr>
        <w:t>.</w:t>
      </w:r>
      <w:r w:rsidR="001576BB" w:rsidRPr="007726A8">
        <w:rPr>
          <w:rFonts w:ascii="Times New Roman" w:hAnsi="Times New Roman" w:cs="Times New Roman"/>
          <w:sz w:val="24"/>
          <w:szCs w:val="24"/>
        </w:rPr>
        <w:t xml:space="preserve"> The other was to delve into the underlying reasons that influenced Chinese college students' motivations to obtain a driver's license.</w:t>
      </w:r>
    </w:p>
    <w:p w14:paraId="0B94C5C8" w14:textId="1AF6508F" w:rsidR="008E2E7D" w:rsidRPr="007726A8" w:rsidRDefault="003056D7" w:rsidP="00822292">
      <w:pPr>
        <w:spacing w:line="480" w:lineRule="auto"/>
        <w:rPr>
          <w:rFonts w:ascii="Times New Roman" w:hAnsi="Times New Roman" w:cs="Times New Roman"/>
          <w:b/>
          <w:bCs/>
          <w:sz w:val="24"/>
          <w:szCs w:val="24"/>
        </w:rPr>
      </w:pPr>
      <w:r w:rsidRPr="007726A8">
        <w:rPr>
          <w:rFonts w:ascii="Times New Roman" w:hAnsi="Times New Roman" w:cs="Times New Roman"/>
          <w:b/>
          <w:bCs/>
          <w:sz w:val="24"/>
          <w:szCs w:val="24"/>
        </w:rPr>
        <w:t>Approach</w:t>
      </w:r>
    </w:p>
    <w:p w14:paraId="09A9F8C4" w14:textId="5F04EE45" w:rsidR="001576BB" w:rsidRPr="007726A8" w:rsidRDefault="003056D7"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 xml:space="preserve">The survey asked participants to complete a questionnaire </w:t>
      </w:r>
      <w:r w:rsidR="001576BB" w:rsidRPr="007726A8">
        <w:rPr>
          <w:rFonts w:ascii="Times New Roman" w:hAnsi="Times New Roman" w:cs="Times New Roman"/>
          <w:sz w:val="24"/>
          <w:szCs w:val="24"/>
        </w:rPr>
        <w:t>that</w:t>
      </w:r>
      <w:r w:rsidRPr="007726A8">
        <w:rPr>
          <w:rFonts w:ascii="Times New Roman" w:hAnsi="Times New Roman" w:cs="Times New Roman"/>
          <w:sz w:val="24"/>
          <w:szCs w:val="24"/>
        </w:rPr>
        <w:t xml:space="preserve"> reflect</w:t>
      </w:r>
      <w:r w:rsidR="001576BB" w:rsidRPr="007726A8">
        <w:rPr>
          <w:rFonts w:ascii="Times New Roman" w:hAnsi="Times New Roman" w:cs="Times New Roman"/>
          <w:sz w:val="24"/>
          <w:szCs w:val="24"/>
        </w:rPr>
        <w:t>ed</w:t>
      </w:r>
      <w:r w:rsidRPr="007726A8">
        <w:rPr>
          <w:rFonts w:ascii="Times New Roman" w:hAnsi="Times New Roman" w:cs="Times New Roman"/>
          <w:sz w:val="24"/>
          <w:szCs w:val="24"/>
        </w:rPr>
        <w:t xml:space="preserve"> their status of obtaining a driver's license and investigate</w:t>
      </w:r>
      <w:r w:rsidR="001576BB" w:rsidRPr="007726A8">
        <w:rPr>
          <w:rFonts w:ascii="Times New Roman" w:hAnsi="Times New Roman" w:cs="Times New Roman"/>
          <w:sz w:val="24"/>
          <w:szCs w:val="24"/>
        </w:rPr>
        <w:t>d</w:t>
      </w:r>
      <w:r w:rsidRPr="007726A8">
        <w:rPr>
          <w:rFonts w:ascii="Times New Roman" w:hAnsi="Times New Roman" w:cs="Times New Roman"/>
          <w:sz w:val="24"/>
          <w:szCs w:val="24"/>
        </w:rPr>
        <w:t xml:space="preserve"> the reasons behind it. As mentioned in Method section, the number of valid applicants </w:t>
      </w:r>
      <w:r w:rsidR="001576BB" w:rsidRPr="007726A8">
        <w:rPr>
          <w:rFonts w:ascii="Times New Roman" w:hAnsi="Times New Roman" w:cs="Times New Roman"/>
          <w:sz w:val="24"/>
          <w:szCs w:val="24"/>
        </w:rPr>
        <w:t>in</w:t>
      </w:r>
      <w:r w:rsidRPr="007726A8">
        <w:rPr>
          <w:rFonts w:ascii="Times New Roman" w:hAnsi="Times New Roman" w:cs="Times New Roman"/>
          <w:sz w:val="24"/>
          <w:szCs w:val="24"/>
        </w:rPr>
        <w:t xml:space="preserve"> the questionnaire was 317, of which 227 were males (71.67%) and 90 were females</w:t>
      </w:r>
      <w:r w:rsidR="001576BB" w:rsidRPr="007726A8">
        <w:rPr>
          <w:rFonts w:ascii="Times New Roman" w:hAnsi="Times New Roman" w:cs="Times New Roman"/>
          <w:sz w:val="24"/>
          <w:szCs w:val="24"/>
        </w:rPr>
        <w:t xml:space="preserve"> (</w:t>
      </w:r>
      <w:r w:rsidRPr="007726A8">
        <w:rPr>
          <w:rFonts w:ascii="Times New Roman" w:hAnsi="Times New Roman" w:cs="Times New Roman"/>
          <w:sz w:val="24"/>
          <w:szCs w:val="24"/>
        </w:rPr>
        <w:t>28.39%</w:t>
      </w:r>
      <w:r w:rsidR="001576BB" w:rsidRPr="007726A8">
        <w:rPr>
          <w:rFonts w:ascii="Times New Roman" w:hAnsi="Times New Roman" w:cs="Times New Roman"/>
          <w:sz w:val="24"/>
          <w:szCs w:val="24"/>
        </w:rPr>
        <w:t>)</w:t>
      </w:r>
      <w:r w:rsidRPr="007726A8">
        <w:rPr>
          <w:rFonts w:ascii="Times New Roman" w:hAnsi="Times New Roman" w:cs="Times New Roman"/>
          <w:sz w:val="24"/>
          <w:szCs w:val="24"/>
        </w:rPr>
        <w:t xml:space="preserve">. All of them </w:t>
      </w:r>
      <w:del w:id="3" w:author="Kaixuan Gong" w:date="2024-12-04T17:56:00Z">
        <w:r w:rsidRPr="007726A8" w:rsidDel="00AC623D">
          <w:rPr>
            <w:rFonts w:ascii="Times New Roman" w:hAnsi="Times New Roman" w:cs="Times New Roman" w:hint="eastAsia"/>
            <w:sz w:val="24"/>
            <w:szCs w:val="24"/>
          </w:rPr>
          <w:delText>are</w:delText>
        </w:r>
      </w:del>
      <w:ins w:id="4" w:author="Kaixuan Gong" w:date="2024-12-04T17:56:00Z">
        <w:r w:rsidR="00AC623D">
          <w:rPr>
            <w:rFonts w:ascii="Times New Roman" w:hAnsi="Times New Roman" w:cs="Times New Roman" w:hint="eastAsia"/>
            <w:sz w:val="24"/>
            <w:szCs w:val="24"/>
          </w:rPr>
          <w:t>were</w:t>
        </w:r>
      </w:ins>
      <w:r w:rsidRPr="007726A8">
        <w:rPr>
          <w:rFonts w:ascii="Times New Roman" w:hAnsi="Times New Roman" w:cs="Times New Roman"/>
          <w:sz w:val="24"/>
          <w:szCs w:val="24"/>
        </w:rPr>
        <w:t xml:space="preserve"> college students. Among them, undergraduates accounted for the vast majority, </w:t>
      </w:r>
      <w:r w:rsidR="001576BB" w:rsidRPr="007726A8">
        <w:rPr>
          <w:rFonts w:ascii="Times New Roman" w:hAnsi="Times New Roman" w:cs="Times New Roman"/>
          <w:sz w:val="24"/>
          <w:szCs w:val="24"/>
        </w:rPr>
        <w:t xml:space="preserve">with </w:t>
      </w:r>
      <w:r w:rsidRPr="007726A8">
        <w:rPr>
          <w:rFonts w:ascii="Times New Roman" w:hAnsi="Times New Roman" w:cs="Times New Roman"/>
          <w:sz w:val="24"/>
          <w:szCs w:val="24"/>
        </w:rPr>
        <w:t>a total of 311(98.11%).</w:t>
      </w:r>
    </w:p>
    <w:p w14:paraId="4D0358A5" w14:textId="031CF9DB" w:rsidR="003056D7" w:rsidRPr="007726A8" w:rsidRDefault="003056D7"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 xml:space="preserve"> </w:t>
      </w:r>
    </w:p>
    <w:p w14:paraId="3CA72B38" w14:textId="34F148EC" w:rsidR="003056D7" w:rsidRPr="007726A8" w:rsidRDefault="003056D7" w:rsidP="00822292">
      <w:pPr>
        <w:spacing w:line="480" w:lineRule="auto"/>
        <w:rPr>
          <w:rFonts w:ascii="Times New Roman" w:hAnsi="Times New Roman" w:cs="Times New Roman"/>
          <w:b/>
          <w:bCs/>
          <w:sz w:val="24"/>
          <w:szCs w:val="24"/>
        </w:rPr>
      </w:pPr>
      <w:r w:rsidRPr="007726A8">
        <w:rPr>
          <w:rFonts w:ascii="Times New Roman" w:hAnsi="Times New Roman" w:cs="Times New Roman"/>
          <w:b/>
          <w:bCs/>
          <w:sz w:val="24"/>
          <w:szCs w:val="24"/>
        </w:rPr>
        <w:t>Results of the online questionnaire</w:t>
      </w:r>
    </w:p>
    <w:p w14:paraId="01462C1F" w14:textId="77777777" w:rsidR="003056D7" w:rsidRPr="007726A8" w:rsidRDefault="003056D7" w:rsidP="00822292">
      <w:pPr>
        <w:spacing w:line="480" w:lineRule="auto"/>
        <w:rPr>
          <w:rFonts w:ascii="Times New Roman" w:hAnsi="Times New Roman" w:cs="Times New Roman"/>
          <w:b/>
          <w:bCs/>
          <w:sz w:val="24"/>
          <w:szCs w:val="24"/>
        </w:rPr>
      </w:pPr>
    </w:p>
    <w:p w14:paraId="63AC4C30" w14:textId="1500D3DF" w:rsidR="008E2E7D" w:rsidRPr="007726A8" w:rsidRDefault="004A6E5A" w:rsidP="00822292">
      <w:pPr>
        <w:spacing w:line="480" w:lineRule="auto"/>
        <w:ind w:firstLine="420"/>
        <w:jc w:val="center"/>
        <w:rPr>
          <w:rFonts w:ascii="Times New Roman" w:hAnsi="Times New Roman" w:cs="Times New Roman"/>
          <w:sz w:val="24"/>
          <w:szCs w:val="24"/>
        </w:rPr>
      </w:pPr>
      <w:r w:rsidRPr="007726A8">
        <w:rPr>
          <w:rFonts w:ascii="Times New Roman" w:hAnsi="Times New Roman" w:cs="Times New Roman"/>
          <w:b/>
          <w:bCs/>
          <w:sz w:val="24"/>
          <w:szCs w:val="24"/>
        </w:rPr>
        <w:t>Figure</w:t>
      </w:r>
      <w:r w:rsidR="008E2E7D" w:rsidRPr="007726A8">
        <w:rPr>
          <w:rFonts w:ascii="Times New Roman" w:hAnsi="Times New Roman" w:cs="Times New Roman"/>
          <w:b/>
          <w:bCs/>
          <w:sz w:val="24"/>
          <w:szCs w:val="24"/>
        </w:rPr>
        <w:t xml:space="preserve"> 1</w:t>
      </w:r>
      <w:r w:rsidR="00FD6838" w:rsidRPr="007726A8">
        <w:rPr>
          <w:rFonts w:ascii="Times New Roman" w:hAnsi="Times New Roman" w:cs="Times New Roman"/>
          <w:sz w:val="24"/>
          <w:szCs w:val="24"/>
        </w:rPr>
        <w:t xml:space="preserve"> </w:t>
      </w:r>
      <w:r w:rsidR="00117422" w:rsidRPr="007726A8">
        <w:rPr>
          <w:rFonts w:ascii="Times New Roman" w:hAnsi="Times New Roman" w:cs="Times New Roman"/>
          <w:sz w:val="24"/>
          <w:szCs w:val="24"/>
        </w:rPr>
        <w:t xml:space="preserve"> </w:t>
      </w:r>
      <w:r w:rsidR="00FD6838" w:rsidRPr="007726A8">
        <w:rPr>
          <w:rFonts w:ascii="Times New Roman" w:hAnsi="Times New Roman" w:cs="Times New Roman"/>
          <w:sz w:val="24"/>
          <w:szCs w:val="24"/>
        </w:rPr>
        <w:t xml:space="preserve"> </w:t>
      </w:r>
      <w:r w:rsidR="008E2E7D" w:rsidRPr="007726A8">
        <w:rPr>
          <w:rFonts w:ascii="Times New Roman" w:hAnsi="Times New Roman" w:cs="Times New Roman"/>
          <w:b/>
          <w:bCs/>
          <w:sz w:val="24"/>
          <w:szCs w:val="24"/>
        </w:rPr>
        <w:t xml:space="preserve">The </w:t>
      </w:r>
      <w:ins w:id="5" w:author="Kaixuan Gong" w:date="2024-12-04T17:57:00Z">
        <w:r w:rsidR="00AC623D">
          <w:rPr>
            <w:rFonts w:ascii="Times New Roman" w:hAnsi="Times New Roman" w:cs="Times New Roman"/>
            <w:b/>
            <w:bCs/>
            <w:sz w:val="24"/>
            <w:szCs w:val="24"/>
          </w:rPr>
          <w:t>p</w:t>
        </w:r>
      </w:ins>
      <w:del w:id="6" w:author="Kaixuan Gong" w:date="2024-12-04T17:57:00Z">
        <w:r w:rsidR="008E2E7D" w:rsidRPr="007726A8" w:rsidDel="00AC623D">
          <w:rPr>
            <w:rFonts w:ascii="Times New Roman" w:hAnsi="Times New Roman" w:cs="Times New Roman"/>
            <w:b/>
            <w:bCs/>
            <w:sz w:val="24"/>
            <w:szCs w:val="24"/>
          </w:rPr>
          <w:delText>P</w:delText>
        </w:r>
      </w:del>
      <w:r w:rsidR="00FD6838" w:rsidRPr="007726A8">
        <w:rPr>
          <w:rFonts w:ascii="Times New Roman" w:hAnsi="Times New Roman" w:cs="Times New Roman"/>
          <w:b/>
          <w:bCs/>
          <w:sz w:val="24"/>
          <w:szCs w:val="24"/>
        </w:rPr>
        <w:t>ercent</w:t>
      </w:r>
      <w:ins w:id="7" w:author="Kaixuan Gong" w:date="2024-12-04T17:56:00Z">
        <w:r w:rsidR="00AC623D">
          <w:rPr>
            <w:rFonts w:ascii="Times New Roman" w:hAnsi="Times New Roman" w:cs="Times New Roman"/>
            <w:b/>
            <w:bCs/>
            <w:sz w:val="24"/>
            <w:szCs w:val="24"/>
          </w:rPr>
          <w:t>age</w:t>
        </w:r>
      </w:ins>
      <w:r w:rsidR="008E2E7D" w:rsidRPr="007726A8">
        <w:rPr>
          <w:rFonts w:ascii="Times New Roman" w:hAnsi="Times New Roman" w:cs="Times New Roman"/>
          <w:b/>
          <w:bCs/>
          <w:sz w:val="24"/>
          <w:szCs w:val="24"/>
        </w:rPr>
        <w:t xml:space="preserve"> of </w:t>
      </w:r>
      <w:ins w:id="8" w:author="Kaixuan Gong" w:date="2024-12-04T17:57:00Z">
        <w:r w:rsidR="00AC623D">
          <w:rPr>
            <w:rFonts w:ascii="Times New Roman" w:hAnsi="Times New Roman" w:cs="Times New Roman"/>
            <w:b/>
            <w:bCs/>
            <w:sz w:val="24"/>
            <w:szCs w:val="24"/>
          </w:rPr>
          <w:t>p</w:t>
        </w:r>
      </w:ins>
      <w:del w:id="9" w:author="Kaixuan Gong" w:date="2024-12-04T17:57:00Z">
        <w:r w:rsidR="008E2E7D" w:rsidRPr="007726A8" w:rsidDel="00AC623D">
          <w:rPr>
            <w:rFonts w:ascii="Times New Roman" w:hAnsi="Times New Roman" w:cs="Times New Roman"/>
            <w:b/>
            <w:bCs/>
            <w:sz w:val="24"/>
            <w:szCs w:val="24"/>
          </w:rPr>
          <w:delText>P</w:delText>
        </w:r>
      </w:del>
      <w:r w:rsidR="008E2E7D" w:rsidRPr="007726A8">
        <w:rPr>
          <w:rFonts w:ascii="Times New Roman" w:hAnsi="Times New Roman" w:cs="Times New Roman"/>
          <w:b/>
          <w:bCs/>
          <w:sz w:val="24"/>
          <w:szCs w:val="24"/>
        </w:rPr>
        <w:t xml:space="preserve">articipants </w:t>
      </w:r>
      <w:ins w:id="10" w:author="Kaixuan Gong" w:date="2024-12-04T17:56:00Z">
        <w:r w:rsidR="00AC623D">
          <w:rPr>
            <w:rFonts w:ascii="Times New Roman" w:hAnsi="Times New Roman" w:cs="Times New Roman"/>
            <w:b/>
            <w:bCs/>
            <w:sz w:val="24"/>
            <w:szCs w:val="24"/>
          </w:rPr>
          <w:t>who had d</w:t>
        </w:r>
      </w:ins>
      <w:del w:id="11" w:author="Kaixuan Gong" w:date="2024-12-04T17:56:00Z">
        <w:r w:rsidR="008E2E7D" w:rsidRPr="007726A8" w:rsidDel="00AC623D">
          <w:rPr>
            <w:rFonts w:ascii="Times New Roman" w:hAnsi="Times New Roman" w:cs="Times New Roman"/>
            <w:b/>
            <w:bCs/>
            <w:sz w:val="24"/>
            <w:szCs w:val="24"/>
          </w:rPr>
          <w:delText>D</w:delText>
        </w:r>
      </w:del>
      <w:r w:rsidR="008E2E7D" w:rsidRPr="007726A8">
        <w:rPr>
          <w:rFonts w:ascii="Times New Roman" w:hAnsi="Times New Roman" w:cs="Times New Roman"/>
          <w:b/>
          <w:bCs/>
          <w:sz w:val="24"/>
          <w:szCs w:val="24"/>
        </w:rPr>
        <w:t xml:space="preserve">river </w:t>
      </w:r>
      <w:ins w:id="12" w:author="Kaixuan Gong" w:date="2024-12-04T17:57:00Z">
        <w:r w:rsidR="00AC623D">
          <w:rPr>
            <w:rFonts w:ascii="Times New Roman" w:hAnsi="Times New Roman" w:cs="Times New Roman"/>
            <w:b/>
            <w:bCs/>
            <w:sz w:val="24"/>
            <w:szCs w:val="24"/>
          </w:rPr>
          <w:t>l</w:t>
        </w:r>
      </w:ins>
      <w:del w:id="13" w:author="Kaixuan Gong" w:date="2024-12-04T17:56:00Z">
        <w:r w:rsidR="008E2E7D" w:rsidRPr="007726A8" w:rsidDel="00AC623D">
          <w:rPr>
            <w:rFonts w:ascii="Times New Roman" w:hAnsi="Times New Roman" w:cs="Times New Roman"/>
            <w:b/>
            <w:bCs/>
            <w:sz w:val="24"/>
            <w:szCs w:val="24"/>
          </w:rPr>
          <w:delText>L</w:delText>
        </w:r>
      </w:del>
      <w:r w:rsidR="008E2E7D" w:rsidRPr="007726A8">
        <w:rPr>
          <w:rFonts w:ascii="Times New Roman" w:hAnsi="Times New Roman" w:cs="Times New Roman"/>
          <w:b/>
          <w:bCs/>
          <w:sz w:val="24"/>
          <w:szCs w:val="24"/>
        </w:rPr>
        <w:t>icensing</w:t>
      </w:r>
    </w:p>
    <w:p w14:paraId="2E4DC723" w14:textId="77777777" w:rsidR="008E2E7D" w:rsidRPr="007726A8" w:rsidRDefault="008E2E7D" w:rsidP="00822292">
      <w:pPr>
        <w:spacing w:line="480" w:lineRule="auto"/>
        <w:ind w:firstLine="420"/>
        <w:rPr>
          <w:rFonts w:ascii="Times New Roman" w:hAnsi="Times New Roman" w:cs="Times New Roman"/>
          <w:sz w:val="24"/>
          <w:szCs w:val="24"/>
        </w:rPr>
      </w:pPr>
    </w:p>
    <w:p w14:paraId="36F297AE" w14:textId="7F5D39D6" w:rsidR="008E2E7D" w:rsidRPr="007726A8" w:rsidRDefault="008E2E7D"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ab/>
      </w:r>
      <w:r w:rsidR="00117422" w:rsidRPr="007726A8">
        <w:rPr>
          <w:rFonts w:ascii="Times New Roman" w:hAnsi="Times New Roman" w:cs="Times New Roman"/>
          <w:noProof/>
          <w:sz w:val="24"/>
          <w:szCs w:val="24"/>
        </w:rPr>
        <w:drawing>
          <wp:inline distT="0" distB="0" distL="0" distR="0" wp14:anchorId="3680BCC1" wp14:editId="7EF59482">
            <wp:extent cx="5274310" cy="3076575"/>
            <wp:effectExtent l="0" t="0" r="2540" b="9525"/>
            <wp:docPr id="1435289861"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C0E6208" w14:textId="68AADBF0" w:rsidR="00A349BC" w:rsidRPr="007726A8" w:rsidRDefault="00A349BC" w:rsidP="00822292">
      <w:pPr>
        <w:spacing w:line="480" w:lineRule="auto"/>
        <w:ind w:firstLine="420"/>
        <w:rPr>
          <w:rFonts w:ascii="Times New Roman" w:hAnsi="Times New Roman" w:cs="Times New Roman"/>
          <w:color w:val="595959" w:themeColor="text1" w:themeTint="A6"/>
          <w:sz w:val="18"/>
          <w:szCs w:val="18"/>
        </w:rPr>
      </w:pPr>
      <w:r w:rsidRPr="007726A8">
        <w:rPr>
          <w:rFonts w:ascii="Times New Roman" w:hAnsi="Times New Roman" w:cs="Times New Roman"/>
          <w:color w:val="595959" w:themeColor="text1" w:themeTint="A6"/>
          <w:sz w:val="18"/>
          <w:szCs w:val="18"/>
        </w:rPr>
        <w:t>Note:</w:t>
      </w:r>
      <w:r w:rsidR="00FD6838" w:rsidRPr="007726A8">
        <w:rPr>
          <w:rFonts w:ascii="Times New Roman" w:eastAsia="微软雅黑" w:hAnsi="Times New Roman" w:cs="Times New Roman"/>
          <w:color w:val="595959" w:themeColor="text1" w:themeTint="A6"/>
          <w:sz w:val="18"/>
          <w:szCs w:val="18"/>
          <w:shd w:val="clear" w:color="auto" w:fill="FFFFFF"/>
        </w:rPr>
        <w:t xml:space="preserve"> </w:t>
      </w:r>
      <w:commentRangeStart w:id="14"/>
      <w:r w:rsidR="00FD6838" w:rsidRPr="007726A8">
        <w:rPr>
          <w:rFonts w:ascii="Times New Roman" w:hAnsi="Times New Roman" w:cs="Times New Roman"/>
          <w:color w:val="595959" w:themeColor="text1" w:themeTint="A6"/>
          <w:sz w:val="18"/>
          <w:szCs w:val="18"/>
        </w:rPr>
        <w:t xml:space="preserve">Among all subjects, the number of people with a driving license was </w:t>
      </w:r>
      <w:commentRangeStart w:id="15"/>
      <w:r w:rsidR="00FD6838" w:rsidRPr="007726A8">
        <w:rPr>
          <w:rFonts w:ascii="Times New Roman" w:hAnsi="Times New Roman" w:cs="Times New Roman"/>
          <w:color w:val="595959" w:themeColor="text1" w:themeTint="A6"/>
          <w:sz w:val="18"/>
          <w:szCs w:val="18"/>
        </w:rPr>
        <w:t>138,179</w:t>
      </w:r>
      <w:commentRangeEnd w:id="15"/>
      <w:r w:rsidR="00AC623D">
        <w:rPr>
          <w:rStyle w:val="ae"/>
        </w:rPr>
        <w:commentReference w:id="15"/>
      </w:r>
      <w:r w:rsidR="00FD6838" w:rsidRPr="007726A8">
        <w:rPr>
          <w:rFonts w:ascii="Times New Roman" w:hAnsi="Times New Roman" w:cs="Times New Roman"/>
          <w:color w:val="595959" w:themeColor="text1" w:themeTint="A6"/>
          <w:sz w:val="18"/>
          <w:szCs w:val="18"/>
        </w:rPr>
        <w:t xml:space="preserve">, in male subjects, the data was 102 and 125, respectively, and in female subjects, this data became 36 and 54. </w:t>
      </w:r>
      <w:commentRangeEnd w:id="14"/>
      <w:r w:rsidR="00AC623D">
        <w:rPr>
          <w:rStyle w:val="ae"/>
        </w:rPr>
        <w:commentReference w:id="14"/>
      </w:r>
      <w:r w:rsidR="00FD6838" w:rsidRPr="007726A8">
        <w:rPr>
          <w:rFonts w:ascii="Times New Roman" w:hAnsi="Times New Roman" w:cs="Times New Roman"/>
          <w:color w:val="595959" w:themeColor="text1" w:themeTint="A6"/>
          <w:sz w:val="18"/>
          <w:szCs w:val="18"/>
        </w:rPr>
        <w:t>Table 1 show</w:t>
      </w:r>
      <w:ins w:id="16" w:author="Kaixuan Gong" w:date="2024-12-04T18:12:00Z">
        <w:r w:rsidR="00431FB0">
          <w:rPr>
            <w:rFonts w:ascii="Times New Roman" w:hAnsi="Times New Roman" w:cs="Times New Roman"/>
            <w:color w:val="595959" w:themeColor="text1" w:themeTint="A6"/>
            <w:sz w:val="18"/>
            <w:szCs w:val="18"/>
          </w:rPr>
          <w:t>s</w:t>
        </w:r>
      </w:ins>
      <w:del w:id="17" w:author="Kaixuan Gong" w:date="2024-12-04T17:57:00Z">
        <w:r w:rsidR="006860F4" w:rsidRPr="007726A8" w:rsidDel="00AC623D">
          <w:rPr>
            <w:rFonts w:ascii="Times New Roman" w:hAnsi="Times New Roman" w:cs="Times New Roman"/>
            <w:color w:val="595959" w:themeColor="text1" w:themeTint="A6"/>
            <w:sz w:val="18"/>
            <w:szCs w:val="18"/>
          </w:rPr>
          <w:delText>n</w:delText>
        </w:r>
      </w:del>
      <w:r w:rsidR="00FD6838" w:rsidRPr="007726A8">
        <w:rPr>
          <w:rFonts w:ascii="Times New Roman" w:hAnsi="Times New Roman" w:cs="Times New Roman"/>
          <w:color w:val="595959" w:themeColor="text1" w:themeTint="A6"/>
          <w:sz w:val="18"/>
          <w:szCs w:val="18"/>
        </w:rPr>
        <w:t xml:space="preserve"> their respective proportion.</w:t>
      </w:r>
      <w:r w:rsidR="006860F4" w:rsidRPr="007726A8">
        <w:rPr>
          <w:rFonts w:ascii="Times New Roman" w:hAnsi="Times New Roman" w:cs="Times New Roman"/>
          <w:color w:val="595959" w:themeColor="text1" w:themeTint="A6"/>
          <w:sz w:val="18"/>
          <w:szCs w:val="18"/>
        </w:rPr>
        <w:t xml:space="preserve"> For those who were taking their driver's license at this moment, we classified them as the first category (have obtained).</w:t>
      </w:r>
    </w:p>
    <w:p w14:paraId="7F661FE5" w14:textId="77777777" w:rsidR="003056D7" w:rsidRPr="007726A8" w:rsidRDefault="003056D7" w:rsidP="00822292">
      <w:pPr>
        <w:spacing w:line="480" w:lineRule="auto"/>
        <w:ind w:firstLine="420"/>
        <w:rPr>
          <w:rFonts w:ascii="Times New Roman" w:hAnsi="Times New Roman" w:cs="Times New Roman"/>
          <w:color w:val="595959" w:themeColor="text1" w:themeTint="A6"/>
          <w:sz w:val="24"/>
          <w:szCs w:val="24"/>
        </w:rPr>
      </w:pPr>
    </w:p>
    <w:p w14:paraId="6566D02C" w14:textId="4764DFFB" w:rsidR="004A4E29" w:rsidRPr="007726A8" w:rsidRDefault="003458C6"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As can be seen from Fig</w:t>
      </w:r>
      <w:r w:rsidR="003056D7" w:rsidRPr="007726A8">
        <w:rPr>
          <w:rFonts w:ascii="Times New Roman" w:hAnsi="Times New Roman" w:cs="Times New Roman"/>
          <w:sz w:val="24"/>
          <w:szCs w:val="24"/>
        </w:rPr>
        <w:t>.</w:t>
      </w:r>
      <w:r w:rsidRPr="007726A8">
        <w:rPr>
          <w:rFonts w:ascii="Times New Roman" w:hAnsi="Times New Roman" w:cs="Times New Roman"/>
          <w:sz w:val="24"/>
          <w:szCs w:val="24"/>
        </w:rPr>
        <w:t xml:space="preserve"> 1, </w:t>
      </w:r>
      <w:r w:rsidR="001576BB" w:rsidRPr="007726A8">
        <w:rPr>
          <w:rFonts w:ascii="Times New Roman" w:hAnsi="Times New Roman" w:cs="Times New Roman"/>
          <w:sz w:val="24"/>
          <w:szCs w:val="24"/>
        </w:rPr>
        <w:t xml:space="preserve">43.53% of </w:t>
      </w:r>
      <w:commentRangeStart w:id="18"/>
      <w:r w:rsidR="001576BB" w:rsidRPr="007726A8">
        <w:rPr>
          <w:rFonts w:ascii="Times New Roman" w:hAnsi="Times New Roman" w:cs="Times New Roman"/>
          <w:sz w:val="24"/>
          <w:szCs w:val="24"/>
        </w:rPr>
        <w:t>people</w:t>
      </w:r>
      <w:commentRangeEnd w:id="18"/>
      <w:r w:rsidR="00D44D12">
        <w:rPr>
          <w:rStyle w:val="ae"/>
        </w:rPr>
        <w:commentReference w:id="18"/>
      </w:r>
      <w:r w:rsidR="001576BB" w:rsidRPr="007726A8">
        <w:rPr>
          <w:rFonts w:ascii="Times New Roman" w:hAnsi="Times New Roman" w:cs="Times New Roman"/>
          <w:sz w:val="24"/>
          <w:szCs w:val="24"/>
        </w:rPr>
        <w:t xml:space="preserve"> had obtained a driver's license, lower than the 56.47% who had not.</w:t>
      </w:r>
      <w:r w:rsidRPr="007726A8">
        <w:rPr>
          <w:rFonts w:ascii="Times New Roman" w:hAnsi="Times New Roman" w:cs="Times New Roman"/>
          <w:sz w:val="24"/>
          <w:szCs w:val="24"/>
        </w:rPr>
        <w:t xml:space="preserve"> This remained true regardless of gender.</w:t>
      </w:r>
      <w:r w:rsidR="008C0126" w:rsidRPr="007726A8">
        <w:rPr>
          <w:rFonts w:ascii="Times New Roman" w:hAnsi="Times New Roman" w:cs="Times New Roman"/>
          <w:sz w:val="24"/>
          <w:szCs w:val="24"/>
        </w:rPr>
        <w:t xml:space="preserve"> However, 44.93% of male participants had obtained a driver's license, slightly higher than the 40% of female participants.</w:t>
      </w:r>
    </w:p>
    <w:p w14:paraId="6AED7891" w14:textId="77777777" w:rsidR="003458C6" w:rsidRPr="007726A8" w:rsidRDefault="003458C6" w:rsidP="00822292">
      <w:pPr>
        <w:spacing w:line="480" w:lineRule="auto"/>
        <w:rPr>
          <w:rFonts w:ascii="Times New Roman" w:hAnsi="Times New Roman" w:cs="Times New Roman"/>
          <w:sz w:val="24"/>
          <w:szCs w:val="24"/>
        </w:rPr>
      </w:pPr>
    </w:p>
    <w:p w14:paraId="236C0782" w14:textId="771452F6" w:rsidR="003458C6" w:rsidRPr="007726A8" w:rsidRDefault="003458C6" w:rsidP="00822292">
      <w:pPr>
        <w:spacing w:line="480" w:lineRule="auto"/>
        <w:jc w:val="center"/>
        <w:rPr>
          <w:rFonts w:ascii="Times New Roman" w:hAnsi="Times New Roman" w:cs="Times New Roman"/>
          <w:b/>
          <w:bCs/>
          <w:sz w:val="24"/>
          <w:szCs w:val="24"/>
        </w:rPr>
      </w:pPr>
      <w:r w:rsidRPr="007726A8">
        <w:rPr>
          <w:rFonts w:ascii="Times New Roman" w:hAnsi="Times New Roman" w:cs="Times New Roman"/>
          <w:b/>
          <w:bCs/>
          <w:sz w:val="24"/>
          <w:szCs w:val="24"/>
        </w:rPr>
        <w:lastRenderedPageBreak/>
        <w:t>Table 1</w:t>
      </w:r>
    </w:p>
    <w:p w14:paraId="3D2240DC" w14:textId="03393874" w:rsidR="00431CFD" w:rsidRPr="007726A8" w:rsidRDefault="003458C6" w:rsidP="00822292">
      <w:pPr>
        <w:spacing w:line="480" w:lineRule="auto"/>
        <w:jc w:val="center"/>
        <w:rPr>
          <w:rFonts w:ascii="Times New Roman" w:hAnsi="Times New Roman" w:cs="Times New Roman"/>
          <w:b/>
          <w:bCs/>
          <w:sz w:val="24"/>
          <w:szCs w:val="24"/>
        </w:rPr>
      </w:pPr>
      <w:r w:rsidRPr="007726A8">
        <w:rPr>
          <w:rFonts w:ascii="Times New Roman" w:hAnsi="Times New Roman" w:cs="Times New Roman"/>
          <w:b/>
          <w:bCs/>
          <w:sz w:val="24"/>
          <w:szCs w:val="24"/>
        </w:rPr>
        <w:t>The change of the proportion of college students with driver's license in China and USA</w:t>
      </w:r>
    </w:p>
    <w:p w14:paraId="6B9E3ECB" w14:textId="14C941EF" w:rsidR="00431CFD" w:rsidRPr="007726A8" w:rsidRDefault="007364E7" w:rsidP="00822292">
      <w:pPr>
        <w:spacing w:line="480" w:lineRule="auto"/>
        <w:ind w:firstLine="420"/>
        <w:rPr>
          <w:rFonts w:ascii="Times New Roman" w:hAnsi="Times New Roman" w:cs="Times New Roman"/>
          <w:sz w:val="24"/>
          <w:szCs w:val="24"/>
        </w:rPr>
      </w:pPr>
      <w:r w:rsidRPr="007726A8">
        <w:rPr>
          <w:rFonts w:ascii="Times New Roman" w:hAnsi="Times New Roman" w:cs="Times New Roman"/>
          <w:noProof/>
          <w:sz w:val="24"/>
          <w:szCs w:val="24"/>
        </w:rPr>
        <w:drawing>
          <wp:inline distT="0" distB="0" distL="0" distR="0" wp14:anchorId="4AC0144B" wp14:editId="1501DAF2">
            <wp:extent cx="3253740" cy="1134745"/>
            <wp:effectExtent l="0" t="0" r="3810" b="8255"/>
            <wp:docPr id="5569915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3740" cy="1134745"/>
                    </a:xfrm>
                    <a:prstGeom prst="rect">
                      <a:avLst/>
                    </a:prstGeom>
                    <a:noFill/>
                    <a:ln>
                      <a:noFill/>
                    </a:ln>
                  </pic:spPr>
                </pic:pic>
              </a:graphicData>
            </a:graphic>
          </wp:inline>
        </w:drawing>
      </w:r>
    </w:p>
    <w:p w14:paraId="7C2A0469" w14:textId="77777777" w:rsidR="003056D7" w:rsidRPr="007726A8" w:rsidRDefault="003056D7" w:rsidP="00822292">
      <w:pPr>
        <w:spacing w:line="480" w:lineRule="auto"/>
        <w:ind w:firstLine="420"/>
        <w:rPr>
          <w:rFonts w:ascii="Times New Roman" w:hAnsi="Times New Roman" w:cs="Times New Roman"/>
          <w:sz w:val="24"/>
          <w:szCs w:val="24"/>
        </w:rPr>
      </w:pPr>
    </w:p>
    <w:p w14:paraId="333542FF" w14:textId="7AF1F645" w:rsidR="003458C6" w:rsidRPr="007726A8" w:rsidRDefault="003458C6" w:rsidP="00822292">
      <w:pPr>
        <w:spacing w:line="480" w:lineRule="auto"/>
        <w:ind w:firstLine="420"/>
        <w:rPr>
          <w:rFonts w:ascii="Times New Roman" w:hAnsi="Times New Roman" w:cs="Times New Roman"/>
          <w:color w:val="595959" w:themeColor="text1" w:themeTint="A6"/>
          <w:sz w:val="18"/>
          <w:szCs w:val="18"/>
        </w:rPr>
      </w:pPr>
      <w:r w:rsidRPr="007726A8">
        <w:rPr>
          <w:rFonts w:ascii="Times New Roman" w:hAnsi="Times New Roman" w:cs="Times New Roman"/>
          <w:color w:val="595959" w:themeColor="text1" w:themeTint="A6"/>
          <w:sz w:val="18"/>
          <w:szCs w:val="18"/>
        </w:rPr>
        <w:t>Note: USA’s statistics came from Federal Highway Administration. The statistic</w:t>
      </w:r>
      <w:ins w:id="19" w:author="Kaixuan Gong" w:date="2024-12-04T18:12:00Z">
        <w:r w:rsidR="00431FB0">
          <w:rPr>
            <w:rFonts w:ascii="Times New Roman" w:hAnsi="Times New Roman" w:cs="Times New Roman"/>
            <w:color w:val="595959" w:themeColor="text1" w:themeTint="A6"/>
            <w:sz w:val="18"/>
            <w:szCs w:val="18"/>
          </w:rPr>
          <w:t>s</w:t>
        </w:r>
      </w:ins>
      <w:r w:rsidRPr="007726A8">
        <w:rPr>
          <w:rFonts w:ascii="Times New Roman" w:hAnsi="Times New Roman" w:cs="Times New Roman"/>
          <w:color w:val="595959" w:themeColor="text1" w:themeTint="A6"/>
          <w:sz w:val="18"/>
          <w:szCs w:val="18"/>
        </w:rPr>
        <w:t xml:space="preserve"> in 2012 came from “</w:t>
      </w:r>
      <w:proofErr w:type="spellStart"/>
      <w:r w:rsidR="00D40DBA" w:rsidRPr="007726A8">
        <w:rPr>
          <w:rFonts w:ascii="Times New Roman" w:hAnsi="Times New Roman" w:cs="Times New Roman"/>
          <w:color w:val="595959" w:themeColor="text1" w:themeTint="A6"/>
          <w:sz w:val="18"/>
          <w:szCs w:val="18"/>
        </w:rPr>
        <w:t>Dataway</w:t>
      </w:r>
      <w:proofErr w:type="spellEnd"/>
      <w:r w:rsidR="00D40DBA" w:rsidRPr="007726A8">
        <w:rPr>
          <w:rFonts w:ascii="Times New Roman" w:hAnsi="Times New Roman" w:cs="Times New Roman"/>
          <w:color w:val="595959" w:themeColor="text1" w:themeTint="A6"/>
          <w:sz w:val="18"/>
          <w:szCs w:val="18"/>
        </w:rPr>
        <w:t>” ——</w:t>
      </w:r>
      <w:r w:rsidRPr="007726A8">
        <w:rPr>
          <w:rFonts w:ascii="Times New Roman" w:hAnsi="Times New Roman" w:cs="Times New Roman"/>
          <w:color w:val="595959" w:themeColor="text1" w:themeTint="A6"/>
          <w:sz w:val="18"/>
          <w:szCs w:val="18"/>
        </w:rPr>
        <w:t>a</w:t>
      </w:r>
      <w:r w:rsidR="007364E7" w:rsidRPr="007726A8">
        <w:rPr>
          <w:rFonts w:ascii="Times New Roman" w:hAnsi="Times New Roman" w:cs="Times New Roman"/>
          <w:color w:val="595959" w:themeColor="text1" w:themeTint="A6"/>
          <w:sz w:val="18"/>
          <w:szCs w:val="18"/>
        </w:rPr>
        <w:t xml:space="preserve"> Chinese statistics company. Data for China in 2024 were based on this survey.</w:t>
      </w:r>
    </w:p>
    <w:p w14:paraId="03143E19" w14:textId="77777777" w:rsidR="00557A59" w:rsidRPr="007726A8" w:rsidRDefault="00557A59" w:rsidP="00822292">
      <w:pPr>
        <w:spacing w:line="480" w:lineRule="auto"/>
        <w:ind w:firstLine="420"/>
        <w:rPr>
          <w:rFonts w:ascii="Times New Roman" w:hAnsi="Times New Roman" w:cs="Times New Roman"/>
          <w:color w:val="595959" w:themeColor="text1" w:themeTint="A6"/>
          <w:sz w:val="18"/>
          <w:szCs w:val="18"/>
        </w:rPr>
      </w:pPr>
    </w:p>
    <w:p w14:paraId="07B733E9" w14:textId="21BFE2AD" w:rsidR="003458C6" w:rsidRPr="007726A8" w:rsidRDefault="007364E7"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 xml:space="preserve">Although the percentage of college students in the United States who have a driving license was always higher than that in China, </w:t>
      </w:r>
      <w:r w:rsidR="003458C6" w:rsidRPr="007726A8">
        <w:rPr>
          <w:rFonts w:ascii="Times New Roman" w:hAnsi="Times New Roman" w:cs="Times New Roman"/>
          <w:sz w:val="24"/>
          <w:szCs w:val="24"/>
        </w:rPr>
        <w:t xml:space="preserve">over the </w:t>
      </w:r>
      <w:r w:rsidR="008C0126" w:rsidRPr="007726A8">
        <w:rPr>
          <w:rFonts w:ascii="Times New Roman" w:hAnsi="Times New Roman" w:cs="Times New Roman"/>
          <w:sz w:val="24"/>
          <w:szCs w:val="24"/>
        </w:rPr>
        <w:t xml:space="preserve">past </w:t>
      </w:r>
      <w:r w:rsidRPr="007726A8">
        <w:rPr>
          <w:rFonts w:ascii="Times New Roman" w:hAnsi="Times New Roman" w:cs="Times New Roman"/>
          <w:sz w:val="24"/>
          <w:szCs w:val="24"/>
        </w:rPr>
        <w:t>41 years</w:t>
      </w:r>
      <w:r w:rsidR="008C0126" w:rsidRPr="007726A8">
        <w:rPr>
          <w:rFonts w:ascii="Times New Roman" w:hAnsi="Times New Roman" w:cs="Times New Roman"/>
          <w:sz w:val="24"/>
          <w:szCs w:val="24"/>
        </w:rPr>
        <w:t>,</w:t>
      </w:r>
      <w:r w:rsidRPr="007726A8">
        <w:rPr>
          <w:rFonts w:ascii="Times New Roman" w:hAnsi="Times New Roman" w:cs="Times New Roman"/>
          <w:sz w:val="24"/>
          <w:szCs w:val="24"/>
        </w:rPr>
        <w:t xml:space="preserve"> the percentage in</w:t>
      </w:r>
      <w:r w:rsidR="008C0126" w:rsidRPr="007726A8">
        <w:rPr>
          <w:rFonts w:ascii="Times New Roman" w:hAnsi="Times New Roman" w:cs="Times New Roman"/>
          <w:sz w:val="24"/>
          <w:szCs w:val="24"/>
        </w:rPr>
        <w:t xml:space="preserve"> the</w:t>
      </w:r>
      <w:r w:rsidRPr="007726A8">
        <w:rPr>
          <w:rFonts w:ascii="Times New Roman" w:hAnsi="Times New Roman" w:cs="Times New Roman"/>
          <w:sz w:val="24"/>
          <w:szCs w:val="24"/>
        </w:rPr>
        <w:t xml:space="preserve"> USA decreased by 18.6%</w:t>
      </w:r>
      <w:r w:rsidR="003056D7" w:rsidRPr="007726A8">
        <w:rPr>
          <w:rFonts w:ascii="Times New Roman" w:hAnsi="Times New Roman" w:cs="Times New Roman"/>
          <w:sz w:val="24"/>
          <w:szCs w:val="24"/>
        </w:rPr>
        <w:t xml:space="preserve"> (see Table 1)</w:t>
      </w:r>
      <w:r w:rsidRPr="007726A8">
        <w:rPr>
          <w:rFonts w:ascii="Times New Roman" w:hAnsi="Times New Roman" w:cs="Times New Roman"/>
          <w:sz w:val="24"/>
          <w:szCs w:val="24"/>
        </w:rPr>
        <w:t xml:space="preserve">. However, </w:t>
      </w:r>
      <w:r w:rsidR="00BD29B7" w:rsidRPr="007726A8">
        <w:rPr>
          <w:rFonts w:ascii="Times New Roman" w:hAnsi="Times New Roman" w:cs="Times New Roman"/>
          <w:sz w:val="24"/>
          <w:szCs w:val="24"/>
        </w:rPr>
        <w:t>compared to 12 years ago, the percentage of Chinese university students who ha</w:t>
      </w:r>
      <w:r w:rsidR="008C0126" w:rsidRPr="007726A8">
        <w:rPr>
          <w:rFonts w:ascii="Times New Roman" w:hAnsi="Times New Roman" w:cs="Times New Roman"/>
          <w:sz w:val="24"/>
          <w:szCs w:val="24"/>
        </w:rPr>
        <w:t>d</w:t>
      </w:r>
      <w:r w:rsidR="00BD29B7" w:rsidRPr="007726A8">
        <w:rPr>
          <w:rFonts w:ascii="Times New Roman" w:hAnsi="Times New Roman" w:cs="Times New Roman"/>
          <w:sz w:val="24"/>
          <w:szCs w:val="24"/>
        </w:rPr>
        <w:t xml:space="preserve"> obtained a driving license has increased significantly, from 14.90% to 43.53%.</w:t>
      </w:r>
    </w:p>
    <w:p w14:paraId="5F8C0051" w14:textId="77777777" w:rsidR="000A574A" w:rsidRPr="007726A8" w:rsidRDefault="000A574A" w:rsidP="00822292">
      <w:pPr>
        <w:spacing w:line="480" w:lineRule="auto"/>
        <w:rPr>
          <w:rFonts w:ascii="Times New Roman" w:hAnsi="Times New Roman" w:cs="Times New Roman"/>
          <w:sz w:val="24"/>
          <w:szCs w:val="24"/>
        </w:rPr>
      </w:pPr>
    </w:p>
    <w:p w14:paraId="32BE6840" w14:textId="625ED098" w:rsidR="000A574A" w:rsidRPr="007726A8" w:rsidRDefault="000A574A" w:rsidP="00822292">
      <w:pPr>
        <w:spacing w:line="480" w:lineRule="auto"/>
        <w:ind w:firstLineChars="190" w:firstLine="456"/>
        <w:jc w:val="center"/>
        <w:rPr>
          <w:rFonts w:ascii="Times New Roman" w:hAnsi="Times New Roman" w:cs="Times New Roman"/>
          <w:b/>
          <w:bCs/>
          <w:sz w:val="24"/>
          <w:szCs w:val="24"/>
        </w:rPr>
      </w:pPr>
      <w:r w:rsidRPr="007726A8">
        <w:rPr>
          <w:rFonts w:ascii="Times New Roman" w:hAnsi="Times New Roman" w:cs="Times New Roman"/>
          <w:b/>
          <w:bCs/>
          <w:sz w:val="24"/>
          <w:szCs w:val="24"/>
        </w:rPr>
        <w:t xml:space="preserve">Table </w:t>
      </w:r>
      <w:r w:rsidR="003458C6" w:rsidRPr="007726A8">
        <w:rPr>
          <w:rFonts w:ascii="Times New Roman" w:hAnsi="Times New Roman" w:cs="Times New Roman"/>
          <w:b/>
          <w:bCs/>
          <w:sz w:val="24"/>
          <w:szCs w:val="24"/>
        </w:rPr>
        <w:t>2</w:t>
      </w:r>
      <w:r w:rsidRPr="007726A8">
        <w:rPr>
          <w:rFonts w:ascii="Times New Roman" w:hAnsi="Times New Roman" w:cs="Times New Roman"/>
          <w:b/>
          <w:bCs/>
          <w:sz w:val="24"/>
          <w:szCs w:val="24"/>
        </w:rPr>
        <w:t xml:space="preserve">   </w:t>
      </w:r>
      <w:r w:rsidR="00FD47EF" w:rsidRPr="007726A8">
        <w:rPr>
          <w:rFonts w:ascii="Times New Roman" w:hAnsi="Times New Roman" w:cs="Times New Roman"/>
          <w:b/>
          <w:bCs/>
          <w:sz w:val="24"/>
          <w:szCs w:val="24"/>
        </w:rPr>
        <w:t>P</w:t>
      </w:r>
      <w:r w:rsidRPr="007726A8">
        <w:rPr>
          <w:rFonts w:ascii="Times New Roman" w:hAnsi="Times New Roman" w:cs="Times New Roman"/>
          <w:b/>
          <w:bCs/>
          <w:sz w:val="24"/>
          <w:szCs w:val="24"/>
        </w:rPr>
        <w:t xml:space="preserve">ercents of the reasons </w:t>
      </w:r>
      <w:r w:rsidR="00CD3FCB" w:rsidRPr="007726A8">
        <w:rPr>
          <w:rFonts w:ascii="Times New Roman" w:hAnsi="Times New Roman" w:cs="Times New Roman"/>
          <w:b/>
          <w:bCs/>
          <w:sz w:val="24"/>
          <w:szCs w:val="24"/>
        </w:rPr>
        <w:t>for getting</w:t>
      </w:r>
      <w:r w:rsidRPr="007726A8">
        <w:rPr>
          <w:rFonts w:ascii="Times New Roman" w:hAnsi="Times New Roman" w:cs="Times New Roman"/>
          <w:b/>
          <w:bCs/>
          <w:sz w:val="24"/>
          <w:szCs w:val="24"/>
        </w:rPr>
        <w:t xml:space="preserve"> a driving license.</w:t>
      </w:r>
    </w:p>
    <w:p w14:paraId="07EB1631" w14:textId="77777777" w:rsidR="003056D7" w:rsidRPr="007726A8" w:rsidRDefault="003056D7" w:rsidP="00822292">
      <w:pPr>
        <w:spacing w:line="480" w:lineRule="auto"/>
        <w:ind w:firstLineChars="190" w:firstLine="456"/>
        <w:jc w:val="center"/>
        <w:rPr>
          <w:rFonts w:ascii="Times New Roman" w:hAnsi="Times New Roman" w:cs="Times New Roman"/>
          <w:b/>
          <w:bCs/>
          <w:sz w:val="24"/>
          <w:szCs w:val="24"/>
        </w:rPr>
      </w:pPr>
    </w:p>
    <w:p w14:paraId="4972F6F5" w14:textId="47C1FC19" w:rsidR="000A574A" w:rsidRPr="007726A8" w:rsidRDefault="000A574A" w:rsidP="00822292">
      <w:pPr>
        <w:spacing w:line="480" w:lineRule="auto"/>
        <w:ind w:firstLineChars="190" w:firstLine="456"/>
        <w:rPr>
          <w:rFonts w:ascii="Times New Roman" w:hAnsi="Times New Roman" w:cs="Times New Roman"/>
          <w:sz w:val="24"/>
          <w:szCs w:val="24"/>
        </w:rPr>
      </w:pPr>
      <w:r w:rsidRPr="007726A8">
        <w:rPr>
          <w:rFonts w:ascii="Times New Roman" w:hAnsi="Times New Roman" w:cs="Times New Roman"/>
          <w:noProof/>
          <w:sz w:val="24"/>
          <w:szCs w:val="24"/>
        </w:rPr>
        <w:drawing>
          <wp:inline distT="0" distB="0" distL="0" distR="0" wp14:anchorId="3EDF2DD6" wp14:editId="7C71275D">
            <wp:extent cx="5127585" cy="788487"/>
            <wp:effectExtent l="0" t="0" r="0" b="0"/>
            <wp:docPr id="19798371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8972" cy="801002"/>
                    </a:xfrm>
                    <a:prstGeom prst="rect">
                      <a:avLst/>
                    </a:prstGeom>
                    <a:noFill/>
                    <a:ln>
                      <a:noFill/>
                    </a:ln>
                  </pic:spPr>
                </pic:pic>
              </a:graphicData>
            </a:graphic>
          </wp:inline>
        </w:drawing>
      </w:r>
    </w:p>
    <w:p w14:paraId="1AEDC4D0" w14:textId="77777777" w:rsidR="003056D7" w:rsidRPr="007726A8" w:rsidRDefault="003056D7" w:rsidP="00822292">
      <w:pPr>
        <w:spacing w:line="480" w:lineRule="auto"/>
        <w:ind w:firstLine="418"/>
        <w:rPr>
          <w:rFonts w:ascii="Times New Roman" w:hAnsi="Times New Roman" w:cs="Times New Roman"/>
          <w:color w:val="595959" w:themeColor="text1" w:themeTint="A6"/>
          <w:sz w:val="24"/>
          <w:szCs w:val="24"/>
        </w:rPr>
      </w:pPr>
    </w:p>
    <w:p w14:paraId="69A6FABD" w14:textId="408A0661" w:rsidR="00117422" w:rsidRPr="007726A8" w:rsidRDefault="000A574A" w:rsidP="00822292">
      <w:pPr>
        <w:spacing w:line="480" w:lineRule="auto"/>
        <w:ind w:firstLine="420"/>
        <w:rPr>
          <w:rFonts w:ascii="Times New Roman" w:hAnsi="Times New Roman" w:cs="Times New Roman"/>
          <w:color w:val="595959" w:themeColor="text1" w:themeTint="A6"/>
          <w:sz w:val="18"/>
          <w:szCs w:val="18"/>
        </w:rPr>
      </w:pPr>
      <w:r w:rsidRPr="007726A8">
        <w:rPr>
          <w:rFonts w:ascii="Times New Roman" w:hAnsi="Times New Roman" w:cs="Times New Roman"/>
          <w:color w:val="595959" w:themeColor="text1" w:themeTint="A6"/>
          <w:sz w:val="18"/>
          <w:szCs w:val="18"/>
        </w:rPr>
        <w:t>Note: It's important to note that only those who already had a driving license participated in this question.</w:t>
      </w:r>
      <w:r w:rsidR="00FD47EF" w:rsidRPr="007726A8">
        <w:rPr>
          <w:rFonts w:ascii="Times New Roman" w:hAnsi="Times New Roman" w:cs="Times New Roman"/>
          <w:color w:val="595959" w:themeColor="text1" w:themeTint="A6"/>
          <w:sz w:val="18"/>
          <w:szCs w:val="18"/>
        </w:rPr>
        <w:t xml:space="preserve"> The </w:t>
      </w:r>
      <w:r w:rsidR="00FD47EF" w:rsidRPr="007726A8">
        <w:rPr>
          <w:rFonts w:ascii="Times New Roman" w:hAnsi="Times New Roman" w:cs="Times New Roman"/>
          <w:color w:val="595959" w:themeColor="text1" w:themeTint="A6"/>
          <w:sz w:val="18"/>
          <w:szCs w:val="18"/>
        </w:rPr>
        <w:lastRenderedPageBreak/>
        <w:t xml:space="preserve">number of valid responses </w:t>
      </w:r>
      <w:del w:id="20" w:author="Kaixuan Gong" w:date="2024-12-04T18:12:00Z">
        <w:r w:rsidR="00FD47EF" w:rsidRPr="007726A8" w:rsidDel="00431FB0">
          <w:rPr>
            <w:rFonts w:ascii="Times New Roman" w:hAnsi="Times New Roman" w:cs="Times New Roman" w:hint="eastAsia"/>
            <w:color w:val="595959" w:themeColor="text1" w:themeTint="A6"/>
            <w:sz w:val="18"/>
            <w:szCs w:val="18"/>
          </w:rPr>
          <w:delText>for</w:delText>
        </w:r>
      </w:del>
      <w:ins w:id="21" w:author="Kaixuan Gong" w:date="2024-12-04T18:12:00Z">
        <w:r w:rsidR="00431FB0">
          <w:rPr>
            <w:rFonts w:ascii="Times New Roman" w:hAnsi="Times New Roman" w:cs="Times New Roman" w:hint="eastAsia"/>
            <w:color w:val="595959" w:themeColor="text1" w:themeTint="A6"/>
            <w:sz w:val="18"/>
            <w:szCs w:val="18"/>
          </w:rPr>
          <w:t>to</w:t>
        </w:r>
      </w:ins>
      <w:r w:rsidR="00FD47EF" w:rsidRPr="007726A8">
        <w:rPr>
          <w:rFonts w:ascii="Times New Roman" w:hAnsi="Times New Roman" w:cs="Times New Roman"/>
          <w:color w:val="595959" w:themeColor="text1" w:themeTint="A6"/>
          <w:sz w:val="18"/>
          <w:szCs w:val="18"/>
        </w:rPr>
        <w:t xml:space="preserve"> this question was 317.</w:t>
      </w:r>
    </w:p>
    <w:p w14:paraId="5316088D" w14:textId="77777777" w:rsidR="00FD47EF" w:rsidRPr="007726A8" w:rsidRDefault="00FD47EF" w:rsidP="00822292">
      <w:pPr>
        <w:spacing w:line="480" w:lineRule="auto"/>
        <w:rPr>
          <w:rFonts w:ascii="Times New Roman" w:hAnsi="Times New Roman" w:cs="Times New Roman"/>
          <w:sz w:val="24"/>
          <w:szCs w:val="24"/>
        </w:rPr>
      </w:pPr>
    </w:p>
    <w:p w14:paraId="316107DC" w14:textId="77777777" w:rsidR="008C0126" w:rsidRPr="007726A8" w:rsidRDefault="00FD47EF" w:rsidP="00822292">
      <w:pPr>
        <w:spacing w:line="480" w:lineRule="auto"/>
        <w:ind w:firstLine="418"/>
        <w:rPr>
          <w:rFonts w:ascii="Times New Roman" w:hAnsi="Times New Roman" w:cs="Times New Roman"/>
          <w:sz w:val="24"/>
          <w:szCs w:val="24"/>
        </w:rPr>
      </w:pPr>
      <w:r w:rsidRPr="007726A8">
        <w:rPr>
          <w:rFonts w:ascii="Times New Roman" w:hAnsi="Times New Roman" w:cs="Times New Roman"/>
          <w:sz w:val="24"/>
          <w:szCs w:val="24"/>
        </w:rPr>
        <w:t xml:space="preserve">Table </w:t>
      </w:r>
      <w:r w:rsidR="003458C6" w:rsidRPr="007726A8">
        <w:rPr>
          <w:rFonts w:ascii="Times New Roman" w:hAnsi="Times New Roman" w:cs="Times New Roman"/>
          <w:sz w:val="24"/>
          <w:szCs w:val="24"/>
        </w:rPr>
        <w:t>2</w:t>
      </w:r>
      <w:r w:rsidRPr="007726A8">
        <w:rPr>
          <w:rFonts w:ascii="Times New Roman" w:hAnsi="Times New Roman" w:cs="Times New Roman"/>
          <w:sz w:val="24"/>
          <w:szCs w:val="24"/>
        </w:rPr>
        <w:t xml:space="preserve"> presents the reasons why participants obtained a driving license, along with the corresponding </w:t>
      </w:r>
      <w:r w:rsidR="008C0126" w:rsidRPr="007726A8">
        <w:rPr>
          <w:rFonts w:ascii="Times New Roman" w:hAnsi="Times New Roman" w:cs="Times New Roman"/>
          <w:sz w:val="24"/>
          <w:szCs w:val="24"/>
        </w:rPr>
        <w:t xml:space="preserve">numbers and percentages for each reason. </w:t>
      </w:r>
    </w:p>
    <w:p w14:paraId="2ADC3E02" w14:textId="28EF588F" w:rsidR="000A574A" w:rsidRPr="007726A8" w:rsidRDefault="008775C6" w:rsidP="00822292">
      <w:pPr>
        <w:spacing w:line="480" w:lineRule="auto"/>
        <w:ind w:firstLine="418"/>
        <w:rPr>
          <w:rFonts w:ascii="Times New Roman" w:hAnsi="Times New Roman" w:cs="Times New Roman"/>
          <w:sz w:val="24"/>
          <w:szCs w:val="24"/>
        </w:rPr>
      </w:pPr>
      <w:r w:rsidRPr="007726A8">
        <w:rPr>
          <w:rFonts w:ascii="Times New Roman" w:hAnsi="Times New Roman" w:cs="Times New Roman"/>
          <w:sz w:val="24"/>
          <w:szCs w:val="24"/>
        </w:rPr>
        <w:t xml:space="preserve">It can be found from Table </w:t>
      </w:r>
      <w:r w:rsidR="008C0126" w:rsidRPr="007726A8">
        <w:rPr>
          <w:rFonts w:ascii="Times New Roman" w:hAnsi="Times New Roman" w:cs="Times New Roman"/>
          <w:sz w:val="24"/>
          <w:szCs w:val="24"/>
        </w:rPr>
        <w:t>2</w:t>
      </w:r>
      <w:r w:rsidRPr="007726A8">
        <w:rPr>
          <w:rFonts w:ascii="Times New Roman" w:hAnsi="Times New Roman" w:cs="Times New Roman"/>
          <w:sz w:val="24"/>
          <w:szCs w:val="24"/>
        </w:rPr>
        <w:t xml:space="preserve"> that t</w:t>
      </w:r>
      <w:r w:rsidR="00FD47EF" w:rsidRPr="007726A8">
        <w:rPr>
          <w:rFonts w:ascii="Times New Roman" w:hAnsi="Times New Roman" w:cs="Times New Roman"/>
          <w:sz w:val="24"/>
          <w:szCs w:val="24"/>
        </w:rPr>
        <w:t>he majority of participants (67.39%) reported obtaining a driving license because they wanted to do so on their own initiative. A smaller proportion of participants (16.67%) indicated that seeing others learn to drive influenced their decision to obtain a license. Finally, some participants (15.94%) stated that their parents required them to get a driving license.</w:t>
      </w:r>
    </w:p>
    <w:p w14:paraId="6BA70459" w14:textId="77777777" w:rsidR="008775C6" w:rsidRPr="007726A8" w:rsidRDefault="008775C6" w:rsidP="00822292">
      <w:pPr>
        <w:spacing w:line="480" w:lineRule="auto"/>
        <w:ind w:firstLine="418"/>
        <w:rPr>
          <w:rFonts w:ascii="Times New Roman" w:hAnsi="Times New Roman" w:cs="Times New Roman"/>
          <w:sz w:val="24"/>
          <w:szCs w:val="24"/>
        </w:rPr>
      </w:pPr>
    </w:p>
    <w:p w14:paraId="2AEBC246" w14:textId="77777777" w:rsidR="008775C6" w:rsidRPr="007726A8" w:rsidRDefault="008775C6" w:rsidP="00822292">
      <w:pPr>
        <w:spacing w:line="480" w:lineRule="auto"/>
        <w:ind w:firstLine="418"/>
        <w:rPr>
          <w:rFonts w:ascii="Times New Roman" w:hAnsi="Times New Roman" w:cs="Times New Roman"/>
          <w:sz w:val="24"/>
          <w:szCs w:val="24"/>
        </w:rPr>
      </w:pPr>
    </w:p>
    <w:p w14:paraId="28807BFB" w14:textId="5CFE4DE1" w:rsidR="000571C1" w:rsidRPr="007726A8" w:rsidRDefault="000571C1" w:rsidP="00822292">
      <w:pPr>
        <w:spacing w:line="480" w:lineRule="auto"/>
        <w:ind w:firstLine="420"/>
        <w:jc w:val="center"/>
        <w:rPr>
          <w:rFonts w:ascii="Times New Roman" w:hAnsi="Times New Roman" w:cs="Times New Roman"/>
          <w:b/>
          <w:bCs/>
          <w:sz w:val="24"/>
          <w:szCs w:val="24"/>
        </w:rPr>
      </w:pPr>
      <w:r w:rsidRPr="007726A8">
        <w:rPr>
          <w:rFonts w:ascii="Times New Roman" w:hAnsi="Times New Roman" w:cs="Times New Roman"/>
          <w:b/>
          <w:bCs/>
          <w:sz w:val="24"/>
          <w:szCs w:val="24"/>
        </w:rPr>
        <w:t xml:space="preserve">Table </w:t>
      </w:r>
      <w:r w:rsidR="003458C6" w:rsidRPr="007726A8">
        <w:rPr>
          <w:rFonts w:ascii="Times New Roman" w:hAnsi="Times New Roman" w:cs="Times New Roman"/>
          <w:b/>
          <w:bCs/>
          <w:sz w:val="24"/>
          <w:szCs w:val="24"/>
        </w:rPr>
        <w:t>3</w:t>
      </w:r>
      <w:r w:rsidR="007A59FF" w:rsidRPr="007726A8">
        <w:rPr>
          <w:rFonts w:ascii="Times New Roman" w:hAnsi="Times New Roman" w:cs="Times New Roman"/>
          <w:b/>
          <w:bCs/>
          <w:sz w:val="24"/>
          <w:szCs w:val="24"/>
        </w:rPr>
        <w:t xml:space="preserve">  </w:t>
      </w:r>
      <w:r w:rsidR="000A574A" w:rsidRPr="007726A8">
        <w:rPr>
          <w:rFonts w:ascii="Times New Roman" w:hAnsi="Times New Roman" w:cs="Times New Roman"/>
          <w:b/>
          <w:bCs/>
          <w:sz w:val="24"/>
          <w:szCs w:val="24"/>
        </w:rPr>
        <w:t xml:space="preserve"> </w:t>
      </w:r>
      <w:r w:rsidR="00FD47EF" w:rsidRPr="007726A8">
        <w:rPr>
          <w:rFonts w:ascii="Times New Roman" w:hAnsi="Times New Roman" w:cs="Times New Roman"/>
          <w:b/>
          <w:bCs/>
          <w:sz w:val="24"/>
          <w:szCs w:val="24"/>
        </w:rPr>
        <w:t>Proportion of reasons for wanting to obtain a driver's license</w:t>
      </w:r>
    </w:p>
    <w:p w14:paraId="5A2059F1" w14:textId="77777777" w:rsidR="00117422" w:rsidRPr="007726A8" w:rsidRDefault="00117422" w:rsidP="00822292">
      <w:pPr>
        <w:spacing w:line="480" w:lineRule="auto"/>
        <w:ind w:firstLine="420"/>
        <w:rPr>
          <w:rFonts w:ascii="Times New Roman" w:hAnsi="Times New Roman" w:cs="Times New Roman"/>
          <w:sz w:val="24"/>
          <w:szCs w:val="24"/>
        </w:rPr>
      </w:pPr>
    </w:p>
    <w:p w14:paraId="4E1A5972" w14:textId="1D45DEC9" w:rsidR="00117422" w:rsidRPr="007726A8" w:rsidRDefault="007A59FF" w:rsidP="00822292">
      <w:pPr>
        <w:spacing w:line="480" w:lineRule="auto"/>
        <w:ind w:firstLine="420"/>
        <w:rPr>
          <w:rFonts w:ascii="Times New Roman" w:hAnsi="Times New Roman" w:cs="Times New Roman"/>
          <w:sz w:val="24"/>
          <w:szCs w:val="24"/>
        </w:rPr>
      </w:pPr>
      <w:r w:rsidRPr="007726A8">
        <w:rPr>
          <w:rFonts w:ascii="Times New Roman" w:hAnsi="Times New Roman" w:cs="Times New Roman"/>
          <w:noProof/>
          <w:sz w:val="24"/>
          <w:szCs w:val="24"/>
        </w:rPr>
        <w:drawing>
          <wp:inline distT="0" distB="0" distL="0" distR="0" wp14:anchorId="1C8097F8" wp14:editId="0C52BB7F">
            <wp:extent cx="5008093" cy="675791"/>
            <wp:effectExtent l="0" t="0" r="2540" b="0"/>
            <wp:docPr id="4076742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9525" cy="686779"/>
                    </a:xfrm>
                    <a:prstGeom prst="rect">
                      <a:avLst/>
                    </a:prstGeom>
                    <a:noFill/>
                    <a:ln>
                      <a:noFill/>
                    </a:ln>
                  </pic:spPr>
                </pic:pic>
              </a:graphicData>
            </a:graphic>
          </wp:inline>
        </w:drawing>
      </w:r>
    </w:p>
    <w:p w14:paraId="5A824CCD" w14:textId="131EFC8E" w:rsidR="007A59FF" w:rsidRPr="007726A8" w:rsidRDefault="007A59FF" w:rsidP="00822292">
      <w:pPr>
        <w:spacing w:line="480" w:lineRule="auto"/>
        <w:ind w:firstLine="420"/>
        <w:rPr>
          <w:rFonts w:ascii="Times New Roman" w:hAnsi="Times New Roman" w:cs="Times New Roman"/>
          <w:color w:val="595959" w:themeColor="text1" w:themeTint="A6"/>
          <w:sz w:val="18"/>
          <w:szCs w:val="18"/>
        </w:rPr>
      </w:pPr>
      <w:r w:rsidRPr="007726A8">
        <w:rPr>
          <w:rFonts w:ascii="Times New Roman" w:hAnsi="Times New Roman" w:cs="Times New Roman"/>
          <w:color w:val="595959" w:themeColor="text1" w:themeTint="A6"/>
          <w:sz w:val="18"/>
          <w:szCs w:val="18"/>
        </w:rPr>
        <w:t xml:space="preserve">Note: </w:t>
      </w:r>
      <w:r w:rsidR="00FD47EF" w:rsidRPr="007726A8">
        <w:rPr>
          <w:rFonts w:ascii="Times New Roman" w:hAnsi="Times New Roman" w:cs="Times New Roman"/>
          <w:color w:val="595959" w:themeColor="text1" w:themeTint="A6"/>
          <w:sz w:val="18"/>
          <w:szCs w:val="18"/>
        </w:rPr>
        <w:t>Only those who selected the first option</w:t>
      </w:r>
      <w:r w:rsidR="008775C6" w:rsidRPr="007726A8">
        <w:rPr>
          <w:rFonts w:ascii="Times New Roman" w:hAnsi="Times New Roman" w:cs="Times New Roman"/>
          <w:color w:val="595959" w:themeColor="text1" w:themeTint="A6"/>
          <w:sz w:val="18"/>
          <w:szCs w:val="18"/>
        </w:rPr>
        <w:t xml:space="preserve"> (I wanted to get it on my own initiative)</w:t>
      </w:r>
      <w:r w:rsidR="00FD47EF" w:rsidRPr="007726A8">
        <w:rPr>
          <w:rFonts w:ascii="Times New Roman" w:hAnsi="Times New Roman" w:cs="Times New Roman"/>
          <w:color w:val="595959" w:themeColor="text1" w:themeTint="A6"/>
          <w:sz w:val="18"/>
          <w:szCs w:val="18"/>
        </w:rPr>
        <w:t xml:space="preserve"> in the previous question participated in this question, </w:t>
      </w:r>
      <w:r w:rsidR="00B57407" w:rsidRPr="007726A8">
        <w:rPr>
          <w:rFonts w:ascii="Times New Roman" w:hAnsi="Times New Roman" w:cs="Times New Roman"/>
          <w:color w:val="595959" w:themeColor="text1" w:themeTint="A6"/>
          <w:sz w:val="18"/>
          <w:szCs w:val="18"/>
        </w:rPr>
        <w:t xml:space="preserve">and this </w:t>
      </w:r>
      <w:r w:rsidRPr="007726A8">
        <w:rPr>
          <w:rFonts w:ascii="Times New Roman" w:hAnsi="Times New Roman" w:cs="Times New Roman"/>
          <w:color w:val="595959" w:themeColor="text1" w:themeTint="A6"/>
          <w:sz w:val="18"/>
          <w:szCs w:val="18"/>
        </w:rPr>
        <w:t>is a multiple-choice question.</w:t>
      </w:r>
      <w:r w:rsidR="00FD47EF" w:rsidRPr="007726A8">
        <w:rPr>
          <w:rFonts w:ascii="Times New Roman" w:hAnsi="Times New Roman" w:cs="Times New Roman"/>
          <w:color w:val="595959" w:themeColor="text1" w:themeTint="A6"/>
          <w:sz w:val="18"/>
          <w:szCs w:val="18"/>
        </w:rPr>
        <w:t xml:space="preserve"> The number of valid responses for this question was 93.</w:t>
      </w:r>
    </w:p>
    <w:p w14:paraId="59FC1119" w14:textId="77777777" w:rsidR="007A59FF" w:rsidRPr="007726A8" w:rsidRDefault="007A59FF" w:rsidP="00822292">
      <w:pPr>
        <w:spacing w:line="480" w:lineRule="auto"/>
        <w:ind w:firstLine="420"/>
        <w:rPr>
          <w:rFonts w:ascii="Times New Roman" w:hAnsi="Times New Roman" w:cs="Times New Roman"/>
          <w:sz w:val="24"/>
          <w:szCs w:val="24"/>
        </w:rPr>
      </w:pPr>
    </w:p>
    <w:p w14:paraId="5BBF92EE" w14:textId="74FDB6D7" w:rsidR="00B57407" w:rsidRPr="007726A8" w:rsidRDefault="00B57407"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 xml:space="preserve">Table </w:t>
      </w:r>
      <w:r w:rsidR="003458C6" w:rsidRPr="007726A8">
        <w:rPr>
          <w:rFonts w:ascii="Times New Roman" w:hAnsi="Times New Roman" w:cs="Times New Roman"/>
          <w:sz w:val="24"/>
          <w:szCs w:val="24"/>
        </w:rPr>
        <w:t>3</w:t>
      </w:r>
      <w:r w:rsidRPr="007726A8">
        <w:rPr>
          <w:rFonts w:ascii="Times New Roman" w:hAnsi="Times New Roman" w:cs="Times New Roman"/>
          <w:sz w:val="24"/>
          <w:szCs w:val="24"/>
        </w:rPr>
        <w:t xml:space="preserve"> provides insights into the motivations behind individuals' enthusiasm for obtaining and utilizing a driving license</w:t>
      </w:r>
      <w:r w:rsidR="000A574A" w:rsidRPr="007726A8">
        <w:rPr>
          <w:rFonts w:ascii="Times New Roman" w:hAnsi="Times New Roman" w:cs="Times New Roman"/>
          <w:sz w:val="24"/>
          <w:szCs w:val="24"/>
        </w:rPr>
        <w:t>,</w:t>
      </w:r>
      <w:r w:rsidR="000A574A" w:rsidRPr="007726A8">
        <w:rPr>
          <w:rFonts w:ascii="Times New Roman" w:hAnsi="Times New Roman" w:cs="Times New Roman"/>
          <w:color w:val="2C2C36"/>
          <w:spacing w:val="1"/>
          <w:sz w:val="24"/>
          <w:szCs w:val="24"/>
          <w:shd w:val="clear" w:color="auto" w:fill="FFFFFF"/>
        </w:rPr>
        <w:t xml:space="preserve"> </w:t>
      </w:r>
      <w:r w:rsidR="000A574A" w:rsidRPr="007726A8">
        <w:rPr>
          <w:rFonts w:ascii="Times New Roman" w:hAnsi="Times New Roman" w:cs="Times New Roman"/>
          <w:sz w:val="24"/>
          <w:szCs w:val="24"/>
        </w:rPr>
        <w:t>based on responses from 138 participants</w:t>
      </w:r>
      <w:r w:rsidRPr="007726A8">
        <w:rPr>
          <w:rFonts w:ascii="Times New Roman" w:hAnsi="Times New Roman" w:cs="Times New Roman"/>
          <w:sz w:val="24"/>
          <w:szCs w:val="24"/>
        </w:rPr>
        <w:t>. Among those who ha</w:t>
      </w:r>
      <w:r w:rsidR="008C0126" w:rsidRPr="007726A8">
        <w:rPr>
          <w:rFonts w:ascii="Times New Roman" w:hAnsi="Times New Roman" w:cs="Times New Roman"/>
          <w:sz w:val="24"/>
          <w:szCs w:val="24"/>
        </w:rPr>
        <w:t>d</w:t>
      </w:r>
      <w:r w:rsidRPr="007726A8">
        <w:rPr>
          <w:rFonts w:ascii="Times New Roman" w:hAnsi="Times New Roman" w:cs="Times New Roman"/>
          <w:sz w:val="24"/>
          <w:szCs w:val="24"/>
        </w:rPr>
        <w:t xml:space="preserve"> obtained a driving license, the most common reason for </w:t>
      </w:r>
      <w:r w:rsidRPr="007726A8">
        <w:rPr>
          <w:rFonts w:ascii="Times New Roman" w:hAnsi="Times New Roman" w:cs="Times New Roman"/>
          <w:sz w:val="24"/>
          <w:szCs w:val="24"/>
        </w:rPr>
        <w:lastRenderedPageBreak/>
        <w:t xml:space="preserve">enhancing their enthusiasm </w:t>
      </w:r>
      <w:r w:rsidR="008C0126" w:rsidRPr="007726A8">
        <w:rPr>
          <w:rFonts w:ascii="Times New Roman" w:hAnsi="Times New Roman" w:cs="Times New Roman"/>
          <w:sz w:val="24"/>
          <w:szCs w:val="24"/>
        </w:rPr>
        <w:t>was</w:t>
      </w:r>
      <w:r w:rsidRPr="007726A8">
        <w:rPr>
          <w:rFonts w:ascii="Times New Roman" w:hAnsi="Times New Roman" w:cs="Times New Roman"/>
          <w:sz w:val="24"/>
          <w:szCs w:val="24"/>
        </w:rPr>
        <w:t xml:space="preserve"> that it provide</w:t>
      </w:r>
      <w:r w:rsidR="008C0126" w:rsidRPr="007726A8">
        <w:rPr>
          <w:rFonts w:ascii="Times New Roman" w:hAnsi="Times New Roman" w:cs="Times New Roman"/>
          <w:sz w:val="24"/>
          <w:szCs w:val="24"/>
        </w:rPr>
        <w:t>d</w:t>
      </w:r>
      <w:r w:rsidRPr="007726A8">
        <w:rPr>
          <w:rFonts w:ascii="Times New Roman" w:hAnsi="Times New Roman" w:cs="Times New Roman"/>
          <w:sz w:val="24"/>
          <w:szCs w:val="24"/>
        </w:rPr>
        <w:t xml:space="preserve"> a convenient way to commute, with 81 </w:t>
      </w:r>
      <w:r w:rsidR="008C0126" w:rsidRPr="007726A8">
        <w:rPr>
          <w:rFonts w:ascii="Times New Roman" w:hAnsi="Times New Roman" w:cs="Times New Roman"/>
          <w:sz w:val="24"/>
          <w:szCs w:val="24"/>
        </w:rPr>
        <w:t>participants</w:t>
      </w:r>
      <w:r w:rsidRPr="007726A8">
        <w:rPr>
          <w:rFonts w:ascii="Times New Roman" w:hAnsi="Times New Roman" w:cs="Times New Roman"/>
          <w:sz w:val="24"/>
          <w:szCs w:val="24"/>
        </w:rPr>
        <w:t xml:space="preserve"> (87.10%) selecting this option. The second most popular reason </w:t>
      </w:r>
      <w:r w:rsidR="008C0126" w:rsidRPr="007726A8">
        <w:rPr>
          <w:rFonts w:ascii="Times New Roman" w:hAnsi="Times New Roman" w:cs="Times New Roman"/>
          <w:sz w:val="24"/>
          <w:szCs w:val="24"/>
        </w:rPr>
        <w:t>was</w:t>
      </w:r>
      <w:r w:rsidRPr="007726A8">
        <w:rPr>
          <w:rFonts w:ascii="Times New Roman" w:hAnsi="Times New Roman" w:cs="Times New Roman"/>
          <w:sz w:val="24"/>
          <w:szCs w:val="24"/>
        </w:rPr>
        <w:t xml:space="preserve"> </w:t>
      </w:r>
      <w:r w:rsidR="008C0126" w:rsidRPr="007726A8">
        <w:rPr>
          <w:rFonts w:ascii="Times New Roman" w:hAnsi="Times New Roman" w:cs="Times New Roman"/>
          <w:sz w:val="24"/>
          <w:szCs w:val="24"/>
        </w:rPr>
        <w:t>a love for cars and driving</w:t>
      </w:r>
      <w:r w:rsidRPr="007726A8">
        <w:rPr>
          <w:rFonts w:ascii="Times New Roman" w:hAnsi="Times New Roman" w:cs="Times New Roman"/>
          <w:sz w:val="24"/>
          <w:szCs w:val="24"/>
        </w:rPr>
        <w:t xml:space="preserve">, chosen by 45 people (48.39%). </w:t>
      </w:r>
      <w:r w:rsidR="008948D1" w:rsidRPr="007726A8">
        <w:rPr>
          <w:rFonts w:ascii="Times New Roman" w:hAnsi="Times New Roman" w:cs="Times New Roman"/>
          <w:sz w:val="24"/>
          <w:szCs w:val="24"/>
        </w:rPr>
        <w:t xml:space="preserve">Other </w:t>
      </w:r>
      <w:del w:id="22" w:author="HP" w:date="2024-12-07T19:09:00Z" w16du:dateUtc="2024-12-07T11:09:00Z">
        <w:r w:rsidR="008948D1" w:rsidRPr="007726A8" w:rsidDel="00D44D12">
          <w:rPr>
            <w:rFonts w:ascii="Times New Roman" w:hAnsi="Times New Roman" w:cs="Times New Roman"/>
            <w:sz w:val="24"/>
            <w:szCs w:val="24"/>
          </w:rPr>
          <w:delText xml:space="preserve">obvious </w:delText>
        </w:r>
      </w:del>
      <w:r w:rsidR="008948D1" w:rsidRPr="007726A8">
        <w:rPr>
          <w:rFonts w:ascii="Times New Roman" w:hAnsi="Times New Roman" w:cs="Times New Roman"/>
          <w:sz w:val="24"/>
          <w:szCs w:val="24"/>
        </w:rPr>
        <w:t xml:space="preserve">benefits </w:t>
      </w:r>
      <w:r w:rsidR="008C0126" w:rsidRPr="007726A8">
        <w:rPr>
          <w:rFonts w:ascii="Times New Roman" w:hAnsi="Times New Roman" w:cs="Times New Roman"/>
          <w:sz w:val="24"/>
          <w:szCs w:val="24"/>
        </w:rPr>
        <w:t>included</w:t>
      </w:r>
      <w:r w:rsidRPr="007726A8">
        <w:rPr>
          <w:rFonts w:ascii="Times New Roman" w:hAnsi="Times New Roman" w:cs="Times New Roman"/>
          <w:sz w:val="24"/>
          <w:szCs w:val="24"/>
        </w:rPr>
        <w:t xml:space="preserve"> </w:t>
      </w:r>
      <w:r w:rsidR="008948D1" w:rsidRPr="007726A8">
        <w:rPr>
          <w:rFonts w:ascii="Times New Roman" w:hAnsi="Times New Roman" w:cs="Times New Roman"/>
          <w:sz w:val="24"/>
          <w:szCs w:val="24"/>
        </w:rPr>
        <w:t>the enhance of personal charisma</w:t>
      </w:r>
      <w:r w:rsidR="008C0126" w:rsidRPr="007726A8">
        <w:rPr>
          <w:rFonts w:ascii="Times New Roman" w:hAnsi="Times New Roman" w:cs="Times New Roman"/>
          <w:sz w:val="24"/>
          <w:szCs w:val="24"/>
        </w:rPr>
        <w:t xml:space="preserve"> </w:t>
      </w:r>
      <w:r w:rsidR="008948D1" w:rsidRPr="007726A8">
        <w:rPr>
          <w:rFonts w:ascii="Times New Roman" w:hAnsi="Times New Roman" w:cs="Times New Roman"/>
          <w:sz w:val="24"/>
          <w:szCs w:val="24"/>
        </w:rPr>
        <w:t>(</w:t>
      </w:r>
      <w:r w:rsidRPr="007726A8">
        <w:rPr>
          <w:rFonts w:ascii="Times New Roman" w:hAnsi="Times New Roman" w:cs="Times New Roman"/>
          <w:sz w:val="24"/>
          <w:szCs w:val="24"/>
        </w:rPr>
        <w:t xml:space="preserve">22.58%), </w:t>
      </w:r>
      <w:r w:rsidR="008948D1" w:rsidRPr="007726A8">
        <w:rPr>
          <w:rFonts w:ascii="Times New Roman" w:hAnsi="Times New Roman" w:cs="Times New Roman"/>
          <w:sz w:val="24"/>
          <w:szCs w:val="24"/>
        </w:rPr>
        <w:t>as well</w:t>
      </w:r>
      <w:r w:rsidRPr="007726A8">
        <w:rPr>
          <w:rFonts w:ascii="Times New Roman" w:hAnsi="Times New Roman" w:cs="Times New Roman"/>
          <w:sz w:val="24"/>
          <w:szCs w:val="24"/>
        </w:rPr>
        <w:t xml:space="preserve"> </w:t>
      </w:r>
      <w:r w:rsidR="008948D1" w:rsidRPr="007726A8">
        <w:rPr>
          <w:rFonts w:ascii="Times New Roman" w:hAnsi="Times New Roman" w:cs="Times New Roman"/>
          <w:sz w:val="24"/>
          <w:szCs w:val="24"/>
        </w:rPr>
        <w:t xml:space="preserve">as </w:t>
      </w:r>
      <w:r w:rsidRPr="007726A8">
        <w:rPr>
          <w:rFonts w:ascii="Times New Roman" w:hAnsi="Times New Roman" w:cs="Times New Roman"/>
          <w:sz w:val="24"/>
          <w:szCs w:val="24"/>
        </w:rPr>
        <w:t>being beneficial to personal career development (34.41%).</w:t>
      </w:r>
      <w:r w:rsidR="000A574A" w:rsidRPr="007726A8">
        <w:rPr>
          <w:rFonts w:ascii="Times New Roman" w:hAnsi="Times New Roman" w:cs="Times New Roman"/>
          <w:sz w:val="24"/>
          <w:szCs w:val="24"/>
        </w:rPr>
        <w:t xml:space="preserve"> </w:t>
      </w:r>
    </w:p>
    <w:p w14:paraId="07435A8D" w14:textId="77777777" w:rsidR="008775C6" w:rsidRPr="00865B84" w:rsidRDefault="008775C6" w:rsidP="00822292">
      <w:pPr>
        <w:spacing w:line="480" w:lineRule="auto"/>
        <w:rPr>
          <w:rFonts w:ascii="Times New Roman" w:hAnsi="Times New Roman" w:cs="Times New Roman"/>
          <w:sz w:val="24"/>
          <w:szCs w:val="24"/>
        </w:rPr>
      </w:pPr>
    </w:p>
    <w:p w14:paraId="035DC29A" w14:textId="2BBF17BC" w:rsidR="008775C6" w:rsidRPr="007726A8" w:rsidRDefault="008775C6" w:rsidP="00822292">
      <w:pPr>
        <w:spacing w:line="480" w:lineRule="auto"/>
        <w:ind w:firstLineChars="190" w:firstLine="456"/>
        <w:jc w:val="center"/>
        <w:rPr>
          <w:rFonts w:ascii="Times New Roman" w:hAnsi="Times New Roman" w:cs="Times New Roman"/>
          <w:b/>
          <w:bCs/>
          <w:sz w:val="24"/>
          <w:szCs w:val="24"/>
        </w:rPr>
      </w:pPr>
      <w:r w:rsidRPr="007726A8">
        <w:rPr>
          <w:rFonts w:ascii="Times New Roman" w:hAnsi="Times New Roman" w:cs="Times New Roman"/>
          <w:b/>
          <w:bCs/>
          <w:sz w:val="24"/>
          <w:szCs w:val="24"/>
        </w:rPr>
        <w:t xml:space="preserve">Table </w:t>
      </w:r>
      <w:r w:rsidR="003458C6" w:rsidRPr="007726A8">
        <w:rPr>
          <w:rFonts w:ascii="Times New Roman" w:hAnsi="Times New Roman" w:cs="Times New Roman"/>
          <w:b/>
          <w:bCs/>
          <w:sz w:val="24"/>
          <w:szCs w:val="24"/>
        </w:rPr>
        <w:t>4</w:t>
      </w:r>
      <w:r w:rsidRPr="007726A8">
        <w:rPr>
          <w:rFonts w:ascii="Times New Roman" w:hAnsi="Times New Roman" w:cs="Times New Roman"/>
          <w:b/>
          <w:bCs/>
          <w:sz w:val="24"/>
          <w:szCs w:val="24"/>
        </w:rPr>
        <w:t xml:space="preserve">   Proportion of the reasons </w:t>
      </w:r>
      <w:r w:rsidR="00CD3FCB" w:rsidRPr="007726A8">
        <w:rPr>
          <w:rFonts w:ascii="Times New Roman" w:hAnsi="Times New Roman" w:cs="Times New Roman"/>
          <w:b/>
          <w:bCs/>
          <w:sz w:val="24"/>
          <w:szCs w:val="24"/>
        </w:rPr>
        <w:t>for not getting a driving license</w:t>
      </w:r>
    </w:p>
    <w:p w14:paraId="6C7A9143" w14:textId="3EFF3821" w:rsidR="007A59FF" w:rsidRPr="007726A8" w:rsidRDefault="007A59FF" w:rsidP="00822292">
      <w:pPr>
        <w:spacing w:line="480" w:lineRule="auto"/>
        <w:ind w:firstLine="420"/>
        <w:rPr>
          <w:rFonts w:ascii="Times New Roman" w:hAnsi="Times New Roman" w:cs="Times New Roman"/>
          <w:sz w:val="24"/>
          <w:szCs w:val="24"/>
        </w:rPr>
      </w:pPr>
    </w:p>
    <w:p w14:paraId="6D505BF1" w14:textId="0B716F67" w:rsidR="000571C1" w:rsidRPr="007726A8" w:rsidRDefault="002F5421" w:rsidP="00822292">
      <w:pPr>
        <w:spacing w:line="480" w:lineRule="auto"/>
        <w:ind w:firstLine="420"/>
        <w:rPr>
          <w:rFonts w:ascii="Times New Roman" w:hAnsi="Times New Roman" w:cs="Times New Roman"/>
          <w:sz w:val="24"/>
          <w:szCs w:val="24"/>
        </w:rPr>
      </w:pPr>
      <w:r w:rsidRPr="007726A8">
        <w:rPr>
          <w:rFonts w:ascii="Times New Roman" w:hAnsi="Times New Roman" w:cs="Times New Roman"/>
          <w:noProof/>
          <w:sz w:val="24"/>
          <w:szCs w:val="24"/>
        </w:rPr>
        <w:drawing>
          <wp:inline distT="0" distB="0" distL="0" distR="0" wp14:anchorId="0C645DAF" wp14:editId="67503796">
            <wp:extent cx="5267960" cy="1204595"/>
            <wp:effectExtent l="0" t="0" r="8890" b="0"/>
            <wp:docPr id="1399594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960" cy="1204595"/>
                    </a:xfrm>
                    <a:prstGeom prst="rect">
                      <a:avLst/>
                    </a:prstGeom>
                    <a:noFill/>
                    <a:ln>
                      <a:noFill/>
                    </a:ln>
                  </pic:spPr>
                </pic:pic>
              </a:graphicData>
            </a:graphic>
          </wp:inline>
        </w:drawing>
      </w:r>
    </w:p>
    <w:p w14:paraId="4431B2CA" w14:textId="38EEC1A1" w:rsidR="008775C6" w:rsidRPr="007726A8" w:rsidRDefault="008775C6" w:rsidP="00822292">
      <w:pPr>
        <w:spacing w:line="480" w:lineRule="auto"/>
        <w:ind w:firstLine="420"/>
        <w:rPr>
          <w:rFonts w:ascii="Times New Roman" w:hAnsi="Times New Roman" w:cs="Times New Roman"/>
          <w:color w:val="595959" w:themeColor="text1" w:themeTint="A6"/>
          <w:sz w:val="18"/>
          <w:szCs w:val="18"/>
        </w:rPr>
      </w:pPr>
      <w:r w:rsidRPr="007726A8">
        <w:rPr>
          <w:rFonts w:ascii="Times New Roman" w:hAnsi="Times New Roman" w:cs="Times New Roman"/>
          <w:color w:val="595959" w:themeColor="text1" w:themeTint="A6"/>
          <w:sz w:val="18"/>
          <w:szCs w:val="18"/>
        </w:rPr>
        <w:t>Note:</w:t>
      </w:r>
      <w:r w:rsidR="003056D7" w:rsidRPr="007726A8">
        <w:rPr>
          <w:rFonts w:ascii="Times New Roman" w:hAnsi="Times New Roman" w:cs="Times New Roman"/>
          <w:color w:val="595959" w:themeColor="text1" w:themeTint="A6"/>
          <w:sz w:val="18"/>
          <w:szCs w:val="18"/>
        </w:rPr>
        <w:t xml:space="preserve"> O</w:t>
      </w:r>
      <w:r w:rsidRPr="007726A8">
        <w:rPr>
          <w:rFonts w:ascii="Times New Roman" w:hAnsi="Times New Roman" w:cs="Times New Roman"/>
          <w:color w:val="595959" w:themeColor="text1" w:themeTint="A6"/>
          <w:sz w:val="18"/>
          <w:szCs w:val="18"/>
        </w:rPr>
        <w:t>nly those who have not obtained a driving license participated in this question</w:t>
      </w:r>
      <w:r w:rsidR="003056D7" w:rsidRPr="007726A8">
        <w:rPr>
          <w:rFonts w:ascii="Times New Roman" w:hAnsi="Times New Roman" w:cs="Times New Roman"/>
          <w:color w:val="595959" w:themeColor="text1" w:themeTint="A6"/>
          <w:sz w:val="18"/>
          <w:szCs w:val="18"/>
        </w:rPr>
        <w:t>,</w:t>
      </w:r>
      <w:r w:rsidRPr="007726A8">
        <w:rPr>
          <w:rFonts w:ascii="Times New Roman" w:hAnsi="Times New Roman" w:cs="Times New Roman"/>
          <w:color w:val="595959" w:themeColor="text1" w:themeTint="A6"/>
          <w:sz w:val="18"/>
          <w:szCs w:val="18"/>
        </w:rPr>
        <w:t xml:space="preserve"> and this is a multiple-choice question. The number of valid responses for this question was 179. </w:t>
      </w:r>
    </w:p>
    <w:p w14:paraId="4D997348" w14:textId="41A4D4B0" w:rsidR="000571C1" w:rsidRPr="007726A8" w:rsidRDefault="000571C1" w:rsidP="00822292">
      <w:pPr>
        <w:spacing w:line="480" w:lineRule="auto"/>
        <w:ind w:firstLine="420"/>
        <w:rPr>
          <w:rFonts w:ascii="Times New Roman" w:hAnsi="Times New Roman" w:cs="Times New Roman"/>
          <w:sz w:val="24"/>
          <w:szCs w:val="24"/>
        </w:rPr>
      </w:pPr>
    </w:p>
    <w:p w14:paraId="3081A0D1" w14:textId="04CDB282" w:rsidR="002F5421" w:rsidRPr="007726A8" w:rsidRDefault="008948D1"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 xml:space="preserve">The results </w:t>
      </w:r>
      <w:r w:rsidR="008C0126" w:rsidRPr="007726A8">
        <w:rPr>
          <w:rFonts w:ascii="Times New Roman" w:hAnsi="Times New Roman" w:cs="Times New Roman"/>
          <w:sz w:val="24"/>
          <w:szCs w:val="24"/>
        </w:rPr>
        <w:t>in</w:t>
      </w:r>
      <w:r w:rsidRPr="007726A8">
        <w:rPr>
          <w:rFonts w:ascii="Times New Roman" w:hAnsi="Times New Roman" w:cs="Times New Roman"/>
          <w:sz w:val="24"/>
          <w:szCs w:val="24"/>
        </w:rPr>
        <w:t xml:space="preserve"> </w:t>
      </w:r>
      <w:r w:rsidR="004E5C85" w:rsidRPr="007726A8">
        <w:rPr>
          <w:rFonts w:ascii="Times New Roman" w:hAnsi="Times New Roman" w:cs="Times New Roman"/>
          <w:sz w:val="24"/>
          <w:szCs w:val="24"/>
        </w:rPr>
        <w:t>Table 4 suggest</w:t>
      </w:r>
      <w:r w:rsidR="008775C6" w:rsidRPr="007726A8">
        <w:rPr>
          <w:rFonts w:ascii="Times New Roman" w:hAnsi="Times New Roman" w:cs="Times New Roman"/>
          <w:sz w:val="24"/>
          <w:szCs w:val="24"/>
        </w:rPr>
        <w:t xml:space="preserve"> that </w:t>
      </w:r>
      <w:r w:rsidR="008C0126" w:rsidRPr="007726A8">
        <w:rPr>
          <w:rFonts w:ascii="Times New Roman" w:hAnsi="Times New Roman" w:cs="Times New Roman"/>
          <w:sz w:val="24"/>
          <w:szCs w:val="24"/>
        </w:rPr>
        <w:t xml:space="preserve">the </w:t>
      </w:r>
      <w:r w:rsidR="008775C6" w:rsidRPr="007726A8">
        <w:rPr>
          <w:rFonts w:ascii="Times New Roman" w:hAnsi="Times New Roman" w:cs="Times New Roman"/>
          <w:sz w:val="24"/>
          <w:szCs w:val="24"/>
        </w:rPr>
        <w:t>top</w:t>
      </w:r>
      <w:r w:rsidR="008C0126" w:rsidRPr="007726A8">
        <w:rPr>
          <w:rFonts w:ascii="Times New Roman" w:hAnsi="Times New Roman" w:cs="Times New Roman"/>
          <w:sz w:val="24"/>
          <w:szCs w:val="24"/>
        </w:rPr>
        <w:t xml:space="preserve"> three</w:t>
      </w:r>
      <w:r w:rsidR="008775C6" w:rsidRPr="007726A8">
        <w:rPr>
          <w:rFonts w:ascii="Times New Roman" w:hAnsi="Times New Roman" w:cs="Times New Roman"/>
          <w:sz w:val="24"/>
          <w:szCs w:val="24"/>
        </w:rPr>
        <w:t xml:space="preserve"> reasons why people ha</w:t>
      </w:r>
      <w:r w:rsidR="008C0126" w:rsidRPr="007726A8">
        <w:rPr>
          <w:rFonts w:ascii="Times New Roman" w:hAnsi="Times New Roman" w:cs="Times New Roman"/>
          <w:sz w:val="24"/>
          <w:szCs w:val="24"/>
        </w:rPr>
        <w:t>d</w:t>
      </w:r>
      <w:r w:rsidR="008775C6" w:rsidRPr="007726A8">
        <w:rPr>
          <w:rFonts w:ascii="Times New Roman" w:hAnsi="Times New Roman" w:cs="Times New Roman"/>
          <w:sz w:val="24"/>
          <w:szCs w:val="24"/>
        </w:rPr>
        <w:t xml:space="preserve"> not obtained</w:t>
      </w:r>
      <w:r w:rsidR="00CD3FCB" w:rsidRPr="007726A8">
        <w:rPr>
          <w:rFonts w:ascii="Times New Roman" w:hAnsi="Times New Roman" w:cs="Times New Roman"/>
          <w:sz w:val="24"/>
          <w:szCs w:val="24"/>
        </w:rPr>
        <w:t xml:space="preserve"> a driving license </w:t>
      </w:r>
      <w:r w:rsidR="004E5C85" w:rsidRPr="007726A8">
        <w:rPr>
          <w:rFonts w:ascii="Times New Roman" w:hAnsi="Times New Roman" w:cs="Times New Roman"/>
          <w:sz w:val="24"/>
          <w:szCs w:val="24"/>
        </w:rPr>
        <w:t>were</w:t>
      </w:r>
      <w:r w:rsidR="00CD3FCB" w:rsidRPr="007726A8">
        <w:rPr>
          <w:rFonts w:ascii="Times New Roman" w:hAnsi="Times New Roman" w:cs="Times New Roman"/>
          <w:sz w:val="24"/>
          <w:szCs w:val="24"/>
        </w:rPr>
        <w:t xml:space="preserve"> “Limited time” (56.98%), “Underage” (36.87%) and “Driving is not currently needed” (35.20%). Only a </w:t>
      </w:r>
      <w:r w:rsidR="008C0126" w:rsidRPr="007726A8">
        <w:rPr>
          <w:rFonts w:ascii="Times New Roman" w:hAnsi="Times New Roman" w:cs="Times New Roman"/>
          <w:sz w:val="24"/>
          <w:szCs w:val="24"/>
        </w:rPr>
        <w:t>small</w:t>
      </w:r>
      <w:r w:rsidR="00CD3FCB" w:rsidRPr="007726A8">
        <w:rPr>
          <w:rFonts w:ascii="Times New Roman" w:hAnsi="Times New Roman" w:cs="Times New Roman"/>
          <w:sz w:val="24"/>
          <w:szCs w:val="24"/>
        </w:rPr>
        <w:t xml:space="preserve"> percent</w:t>
      </w:r>
      <w:ins w:id="23" w:author="Kaixuan Gong" w:date="2024-12-04T18:13:00Z">
        <w:r w:rsidR="00431FB0">
          <w:rPr>
            <w:rFonts w:ascii="Times New Roman" w:hAnsi="Times New Roman" w:cs="Times New Roman"/>
            <w:sz w:val="24"/>
            <w:szCs w:val="24"/>
          </w:rPr>
          <w:t>age</w:t>
        </w:r>
      </w:ins>
      <w:r w:rsidR="00CD3FCB" w:rsidRPr="007726A8">
        <w:rPr>
          <w:rFonts w:ascii="Times New Roman" w:hAnsi="Times New Roman" w:cs="Times New Roman"/>
          <w:sz w:val="24"/>
          <w:szCs w:val="24"/>
        </w:rPr>
        <w:t xml:space="preserve"> of people th</w:t>
      </w:r>
      <w:r w:rsidR="004E5C85" w:rsidRPr="007726A8">
        <w:rPr>
          <w:rFonts w:ascii="Times New Roman" w:hAnsi="Times New Roman" w:cs="Times New Roman"/>
          <w:sz w:val="24"/>
          <w:szCs w:val="24"/>
        </w:rPr>
        <w:t>ought</w:t>
      </w:r>
      <w:r w:rsidR="00CD3FCB" w:rsidRPr="007726A8">
        <w:rPr>
          <w:rFonts w:ascii="Times New Roman" w:hAnsi="Times New Roman" w:cs="Times New Roman"/>
          <w:sz w:val="24"/>
          <w:szCs w:val="24"/>
        </w:rPr>
        <w:t xml:space="preserve"> driving </w:t>
      </w:r>
      <w:r w:rsidR="008C0126" w:rsidRPr="007726A8">
        <w:rPr>
          <w:rFonts w:ascii="Times New Roman" w:hAnsi="Times New Roman" w:cs="Times New Roman"/>
          <w:sz w:val="24"/>
          <w:szCs w:val="24"/>
        </w:rPr>
        <w:t xml:space="preserve">to be </w:t>
      </w:r>
      <w:r w:rsidR="00CD3FCB" w:rsidRPr="007726A8">
        <w:rPr>
          <w:rFonts w:ascii="Times New Roman" w:hAnsi="Times New Roman" w:cs="Times New Roman"/>
          <w:sz w:val="24"/>
          <w:szCs w:val="24"/>
        </w:rPr>
        <w:t>expensive, dangerous or harmful, accounting for 6.70%, 6.70% and 12.68%</w:t>
      </w:r>
      <w:r w:rsidR="008C0126" w:rsidRPr="007726A8">
        <w:rPr>
          <w:rFonts w:ascii="Times New Roman" w:hAnsi="Times New Roman" w:cs="Times New Roman"/>
          <w:sz w:val="24"/>
          <w:szCs w:val="24"/>
        </w:rPr>
        <w:t>, respectively.</w:t>
      </w:r>
      <w:r w:rsidR="00CD3FCB" w:rsidRPr="007726A8">
        <w:rPr>
          <w:rFonts w:ascii="Times New Roman" w:hAnsi="Times New Roman" w:cs="Times New Roman"/>
          <w:sz w:val="24"/>
          <w:szCs w:val="24"/>
        </w:rPr>
        <w:t xml:space="preserve"> </w:t>
      </w:r>
    </w:p>
    <w:p w14:paraId="36FF27BA" w14:textId="71E3FA47" w:rsidR="00CD3FCB" w:rsidRPr="007726A8" w:rsidRDefault="00CD3FCB"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 xml:space="preserve">This showed that people </w:t>
      </w:r>
      <w:r w:rsidR="008C0126" w:rsidRPr="007726A8">
        <w:rPr>
          <w:rFonts w:ascii="Times New Roman" w:hAnsi="Times New Roman" w:cs="Times New Roman"/>
          <w:sz w:val="24"/>
          <w:szCs w:val="24"/>
        </w:rPr>
        <w:t>were</w:t>
      </w:r>
      <w:r w:rsidRPr="007726A8">
        <w:rPr>
          <w:rFonts w:ascii="Times New Roman" w:hAnsi="Times New Roman" w:cs="Times New Roman"/>
          <w:sz w:val="24"/>
          <w:szCs w:val="24"/>
        </w:rPr>
        <w:t xml:space="preserve"> not inherently negative about driving itself</w:t>
      </w:r>
      <w:r w:rsidR="008C0126" w:rsidRPr="007726A8">
        <w:rPr>
          <w:rFonts w:ascii="Times New Roman" w:hAnsi="Times New Roman" w:cs="Times New Roman"/>
          <w:sz w:val="24"/>
          <w:szCs w:val="24"/>
        </w:rPr>
        <w:t>, instead,</w:t>
      </w:r>
      <w:r w:rsidRPr="007726A8">
        <w:rPr>
          <w:rFonts w:ascii="Times New Roman" w:hAnsi="Times New Roman" w:cs="Times New Roman"/>
          <w:sz w:val="24"/>
          <w:szCs w:val="24"/>
        </w:rPr>
        <w:t xml:space="preserve"> their attitudes </w:t>
      </w:r>
      <w:r w:rsidR="008C0126" w:rsidRPr="007726A8">
        <w:rPr>
          <w:rFonts w:ascii="Times New Roman" w:hAnsi="Times New Roman" w:cs="Times New Roman"/>
          <w:sz w:val="24"/>
          <w:szCs w:val="24"/>
        </w:rPr>
        <w:t>were</w:t>
      </w:r>
      <w:r w:rsidRPr="007726A8">
        <w:rPr>
          <w:rFonts w:ascii="Times New Roman" w:hAnsi="Times New Roman" w:cs="Times New Roman"/>
          <w:sz w:val="24"/>
          <w:szCs w:val="24"/>
        </w:rPr>
        <w:t xml:space="preserve"> more influenced by objective factors such as age, time, and practicality.</w:t>
      </w:r>
    </w:p>
    <w:p w14:paraId="2ADD690F" w14:textId="77777777" w:rsidR="00CD3FCB" w:rsidRPr="007726A8" w:rsidRDefault="00CD3FCB" w:rsidP="00822292">
      <w:pPr>
        <w:spacing w:line="480" w:lineRule="auto"/>
        <w:ind w:firstLine="420"/>
        <w:rPr>
          <w:rFonts w:ascii="Times New Roman" w:hAnsi="Times New Roman" w:cs="Times New Roman"/>
          <w:sz w:val="24"/>
          <w:szCs w:val="24"/>
        </w:rPr>
      </w:pPr>
    </w:p>
    <w:p w14:paraId="3E30CD81" w14:textId="2EA4295E" w:rsidR="00CD3FCB" w:rsidRPr="007726A8" w:rsidRDefault="00CD3FCB" w:rsidP="00822292">
      <w:pPr>
        <w:spacing w:line="480" w:lineRule="auto"/>
        <w:ind w:firstLine="420"/>
        <w:jc w:val="center"/>
        <w:rPr>
          <w:rFonts w:ascii="Times New Roman" w:hAnsi="Times New Roman" w:cs="Times New Roman"/>
          <w:b/>
          <w:bCs/>
          <w:sz w:val="24"/>
          <w:szCs w:val="24"/>
        </w:rPr>
      </w:pPr>
      <w:r w:rsidRPr="007726A8">
        <w:rPr>
          <w:rFonts w:ascii="Times New Roman" w:hAnsi="Times New Roman" w:cs="Times New Roman"/>
          <w:b/>
          <w:bCs/>
          <w:sz w:val="24"/>
          <w:szCs w:val="24"/>
        </w:rPr>
        <w:t xml:space="preserve">Table </w:t>
      </w:r>
      <w:r w:rsidR="003458C6" w:rsidRPr="007726A8">
        <w:rPr>
          <w:rFonts w:ascii="Times New Roman" w:hAnsi="Times New Roman" w:cs="Times New Roman"/>
          <w:b/>
          <w:bCs/>
          <w:sz w:val="24"/>
          <w:szCs w:val="24"/>
        </w:rPr>
        <w:t>5</w:t>
      </w:r>
    </w:p>
    <w:p w14:paraId="22B1EE0A" w14:textId="2C78ACDB" w:rsidR="00CD3FCB" w:rsidRPr="007726A8" w:rsidRDefault="00CD3FCB" w:rsidP="00822292">
      <w:pPr>
        <w:spacing w:line="480" w:lineRule="auto"/>
        <w:ind w:firstLine="420"/>
        <w:jc w:val="center"/>
        <w:rPr>
          <w:rFonts w:ascii="Times New Roman" w:hAnsi="Times New Roman" w:cs="Times New Roman"/>
          <w:b/>
          <w:bCs/>
          <w:sz w:val="24"/>
          <w:szCs w:val="24"/>
        </w:rPr>
      </w:pPr>
      <w:r w:rsidRPr="007726A8">
        <w:rPr>
          <w:rFonts w:ascii="Times New Roman" w:hAnsi="Times New Roman" w:cs="Times New Roman"/>
          <w:b/>
          <w:bCs/>
          <w:sz w:val="24"/>
          <w:szCs w:val="24"/>
        </w:rPr>
        <w:t xml:space="preserve">Proportion of why people think they do not need a driving license at </w:t>
      </w:r>
      <w:r w:rsidR="00005C1C" w:rsidRPr="007726A8">
        <w:rPr>
          <w:rFonts w:ascii="Times New Roman" w:hAnsi="Times New Roman" w:cs="Times New Roman"/>
          <w:b/>
          <w:bCs/>
          <w:sz w:val="24"/>
          <w:szCs w:val="24"/>
        </w:rPr>
        <w:t>present</w:t>
      </w:r>
    </w:p>
    <w:p w14:paraId="30C95806" w14:textId="35362B7C" w:rsidR="002F5421" w:rsidRPr="007726A8" w:rsidRDefault="00005C1C" w:rsidP="00822292">
      <w:pPr>
        <w:spacing w:line="480" w:lineRule="auto"/>
        <w:ind w:firstLine="420"/>
        <w:rPr>
          <w:rFonts w:ascii="Times New Roman" w:hAnsi="Times New Roman" w:cs="Times New Roman"/>
          <w:sz w:val="24"/>
          <w:szCs w:val="24"/>
        </w:rPr>
      </w:pPr>
      <w:r w:rsidRPr="007726A8">
        <w:rPr>
          <w:rFonts w:ascii="Times New Roman" w:hAnsi="Times New Roman" w:cs="Times New Roman"/>
          <w:noProof/>
          <w:sz w:val="24"/>
          <w:szCs w:val="24"/>
        </w:rPr>
        <w:drawing>
          <wp:inline distT="0" distB="0" distL="0" distR="0" wp14:anchorId="22F54C6A" wp14:editId="2FD1D388">
            <wp:extent cx="5087303" cy="856152"/>
            <wp:effectExtent l="0" t="0" r="0" b="1270"/>
            <wp:docPr id="14328506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1406" cy="870306"/>
                    </a:xfrm>
                    <a:prstGeom prst="rect">
                      <a:avLst/>
                    </a:prstGeom>
                    <a:noFill/>
                    <a:ln>
                      <a:noFill/>
                    </a:ln>
                  </pic:spPr>
                </pic:pic>
              </a:graphicData>
            </a:graphic>
          </wp:inline>
        </w:drawing>
      </w:r>
    </w:p>
    <w:p w14:paraId="50A77706" w14:textId="1011C206" w:rsidR="00005C1C" w:rsidRPr="007726A8" w:rsidRDefault="00CD3FCB" w:rsidP="00822292">
      <w:pPr>
        <w:spacing w:line="480" w:lineRule="auto"/>
        <w:ind w:firstLine="420"/>
        <w:rPr>
          <w:rFonts w:ascii="Times New Roman" w:hAnsi="Times New Roman" w:cs="Times New Roman"/>
          <w:color w:val="595959" w:themeColor="text1" w:themeTint="A6"/>
          <w:sz w:val="18"/>
          <w:szCs w:val="18"/>
        </w:rPr>
      </w:pPr>
      <w:r w:rsidRPr="007726A8">
        <w:rPr>
          <w:rFonts w:ascii="Times New Roman" w:hAnsi="Times New Roman" w:cs="Times New Roman"/>
          <w:sz w:val="24"/>
          <w:szCs w:val="24"/>
        </w:rPr>
        <w:tab/>
      </w:r>
      <w:r w:rsidR="00005C1C" w:rsidRPr="007726A8">
        <w:rPr>
          <w:rFonts w:ascii="Times New Roman" w:hAnsi="Times New Roman" w:cs="Times New Roman"/>
          <w:color w:val="595959" w:themeColor="text1" w:themeTint="A6"/>
          <w:sz w:val="18"/>
          <w:szCs w:val="18"/>
        </w:rPr>
        <w:t>Note: Only those who selected the last option (Driving is not currently needed) in the previous question participated in this question, and this is a multiple-choice question. The number of valid responses for this question was 63.</w:t>
      </w:r>
    </w:p>
    <w:p w14:paraId="6E08CDE8" w14:textId="77777777" w:rsidR="003056D7" w:rsidRPr="007726A8" w:rsidRDefault="003056D7" w:rsidP="00822292">
      <w:pPr>
        <w:spacing w:line="480" w:lineRule="auto"/>
        <w:ind w:firstLine="420"/>
        <w:rPr>
          <w:rFonts w:ascii="Times New Roman" w:hAnsi="Times New Roman" w:cs="Times New Roman"/>
          <w:sz w:val="24"/>
          <w:szCs w:val="24"/>
        </w:rPr>
      </w:pPr>
    </w:p>
    <w:p w14:paraId="655B8343" w14:textId="769E6230" w:rsidR="003056D7" w:rsidRPr="007726A8" w:rsidRDefault="00005C1C"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 xml:space="preserve">Table </w:t>
      </w:r>
      <w:r w:rsidR="003458C6" w:rsidRPr="007726A8">
        <w:rPr>
          <w:rFonts w:ascii="Times New Roman" w:hAnsi="Times New Roman" w:cs="Times New Roman"/>
          <w:sz w:val="24"/>
          <w:szCs w:val="24"/>
        </w:rPr>
        <w:t>5</w:t>
      </w:r>
      <w:commentRangeStart w:id="24"/>
      <w:r w:rsidRPr="007726A8">
        <w:rPr>
          <w:rFonts w:ascii="Times New Roman" w:hAnsi="Times New Roman" w:cs="Times New Roman"/>
          <w:sz w:val="24"/>
          <w:szCs w:val="24"/>
        </w:rPr>
        <w:t xml:space="preserve"> outlin</w:t>
      </w:r>
      <w:r w:rsidR="004E5C85" w:rsidRPr="007726A8">
        <w:rPr>
          <w:rFonts w:ascii="Times New Roman" w:hAnsi="Times New Roman" w:cs="Times New Roman"/>
          <w:sz w:val="24"/>
          <w:szCs w:val="24"/>
        </w:rPr>
        <w:t>ed</w:t>
      </w:r>
      <w:r w:rsidRPr="007726A8">
        <w:rPr>
          <w:rFonts w:ascii="Times New Roman" w:hAnsi="Times New Roman" w:cs="Times New Roman"/>
          <w:sz w:val="24"/>
          <w:szCs w:val="24"/>
        </w:rPr>
        <w:t xml:space="preserve"> </w:t>
      </w:r>
      <w:commentRangeEnd w:id="24"/>
      <w:r w:rsidR="00D44D12">
        <w:rPr>
          <w:rStyle w:val="ae"/>
        </w:rPr>
        <w:commentReference w:id="24"/>
      </w:r>
      <w:r w:rsidRPr="007726A8">
        <w:rPr>
          <w:rFonts w:ascii="Times New Roman" w:hAnsi="Times New Roman" w:cs="Times New Roman"/>
          <w:sz w:val="24"/>
          <w:szCs w:val="24"/>
        </w:rPr>
        <w:t>several reasons why individuals fe</w:t>
      </w:r>
      <w:r w:rsidR="004E5C85" w:rsidRPr="007726A8">
        <w:rPr>
          <w:rFonts w:ascii="Times New Roman" w:hAnsi="Times New Roman" w:cs="Times New Roman"/>
          <w:sz w:val="24"/>
          <w:szCs w:val="24"/>
        </w:rPr>
        <w:t>lt</w:t>
      </w:r>
      <w:r w:rsidRPr="007726A8">
        <w:rPr>
          <w:rFonts w:ascii="Times New Roman" w:hAnsi="Times New Roman" w:cs="Times New Roman"/>
          <w:sz w:val="24"/>
          <w:szCs w:val="24"/>
        </w:rPr>
        <w:t xml:space="preserve"> they d</w:t>
      </w:r>
      <w:r w:rsidR="008C0126" w:rsidRPr="007726A8">
        <w:rPr>
          <w:rFonts w:ascii="Times New Roman" w:hAnsi="Times New Roman" w:cs="Times New Roman"/>
          <w:sz w:val="24"/>
          <w:szCs w:val="24"/>
        </w:rPr>
        <w:t>id</w:t>
      </w:r>
      <w:r w:rsidR="004E5C85" w:rsidRPr="007726A8">
        <w:rPr>
          <w:rFonts w:ascii="Times New Roman" w:hAnsi="Times New Roman" w:cs="Times New Roman"/>
          <w:sz w:val="24"/>
          <w:szCs w:val="24"/>
        </w:rPr>
        <w:t xml:space="preserve"> </w:t>
      </w:r>
      <w:r w:rsidRPr="007726A8">
        <w:rPr>
          <w:rFonts w:ascii="Times New Roman" w:hAnsi="Times New Roman" w:cs="Times New Roman"/>
          <w:sz w:val="24"/>
          <w:szCs w:val="24"/>
        </w:rPr>
        <w:t>n</w:t>
      </w:r>
      <w:r w:rsidR="004E5C85" w:rsidRPr="007726A8">
        <w:rPr>
          <w:rFonts w:ascii="Times New Roman" w:hAnsi="Times New Roman" w:cs="Times New Roman"/>
          <w:sz w:val="24"/>
          <w:szCs w:val="24"/>
        </w:rPr>
        <w:t>o</w:t>
      </w:r>
      <w:r w:rsidRPr="007726A8">
        <w:rPr>
          <w:rFonts w:ascii="Times New Roman" w:hAnsi="Times New Roman" w:cs="Times New Roman"/>
          <w:sz w:val="24"/>
          <w:szCs w:val="24"/>
        </w:rPr>
        <w:t>t require a driving license at present, accompanied by the number of people endorsing each rationale and its corresponding percentage. Notably, the largest group believe</w:t>
      </w:r>
      <w:r w:rsidR="004E5C85" w:rsidRPr="007726A8">
        <w:rPr>
          <w:rFonts w:ascii="Times New Roman" w:hAnsi="Times New Roman" w:cs="Times New Roman"/>
          <w:sz w:val="24"/>
          <w:szCs w:val="24"/>
        </w:rPr>
        <w:t>d</w:t>
      </w:r>
      <w:r w:rsidRPr="007726A8">
        <w:rPr>
          <w:rFonts w:ascii="Times New Roman" w:hAnsi="Times New Roman" w:cs="Times New Roman"/>
          <w:sz w:val="24"/>
          <w:szCs w:val="24"/>
        </w:rPr>
        <w:t xml:space="preserve"> that public transportation and bicycles </w:t>
      </w:r>
      <w:r w:rsidR="004E5C85" w:rsidRPr="007726A8">
        <w:rPr>
          <w:rFonts w:ascii="Times New Roman" w:hAnsi="Times New Roman" w:cs="Times New Roman"/>
          <w:sz w:val="24"/>
          <w:szCs w:val="24"/>
        </w:rPr>
        <w:t>were</w:t>
      </w:r>
      <w:r w:rsidRPr="007726A8">
        <w:rPr>
          <w:rFonts w:ascii="Times New Roman" w:hAnsi="Times New Roman" w:cs="Times New Roman"/>
          <w:sz w:val="24"/>
          <w:szCs w:val="24"/>
        </w:rPr>
        <w:t xml:space="preserve"> convenient enough, accounting for 87.30%. Another substantial portion (71.43%) of people </w:t>
      </w:r>
      <w:del w:id="25" w:author="Kaixuan Gong" w:date="2024-12-04T18:00:00Z">
        <w:r w:rsidRPr="007726A8" w:rsidDel="00AC623D">
          <w:rPr>
            <w:rFonts w:ascii="Times New Roman" w:hAnsi="Times New Roman" w:cs="Times New Roman"/>
            <w:sz w:val="24"/>
            <w:szCs w:val="24"/>
          </w:rPr>
          <w:delText>cite</w:delText>
        </w:r>
        <w:r w:rsidR="004E5C85" w:rsidRPr="007726A8" w:rsidDel="00AC623D">
          <w:rPr>
            <w:rFonts w:ascii="Times New Roman" w:hAnsi="Times New Roman" w:cs="Times New Roman"/>
            <w:sz w:val="24"/>
            <w:szCs w:val="24"/>
          </w:rPr>
          <w:delText>d</w:delText>
        </w:r>
        <w:r w:rsidRPr="007726A8" w:rsidDel="00AC623D">
          <w:rPr>
            <w:rFonts w:ascii="Times New Roman" w:hAnsi="Times New Roman" w:cs="Times New Roman"/>
            <w:sz w:val="24"/>
            <w:szCs w:val="24"/>
          </w:rPr>
          <w:delText xml:space="preserve"> </w:delText>
        </w:r>
      </w:del>
      <w:ins w:id="26" w:author="Kaixuan Gong" w:date="2024-12-04T18:00:00Z">
        <w:r w:rsidR="00AC623D">
          <w:rPr>
            <w:rFonts w:ascii="Times New Roman" w:hAnsi="Times New Roman" w:cs="Times New Roman"/>
            <w:sz w:val="24"/>
            <w:szCs w:val="24"/>
          </w:rPr>
          <w:t>noted</w:t>
        </w:r>
        <w:r w:rsidR="00AC623D" w:rsidRPr="007726A8">
          <w:rPr>
            <w:rFonts w:ascii="Times New Roman" w:hAnsi="Times New Roman" w:cs="Times New Roman"/>
            <w:sz w:val="24"/>
            <w:szCs w:val="24"/>
          </w:rPr>
          <w:t xml:space="preserve"> </w:t>
        </w:r>
      </w:ins>
      <w:r w:rsidRPr="007726A8">
        <w:rPr>
          <w:rFonts w:ascii="Times New Roman" w:hAnsi="Times New Roman" w:cs="Times New Roman"/>
          <w:sz w:val="24"/>
          <w:szCs w:val="24"/>
        </w:rPr>
        <w:t xml:space="preserve">the </w:t>
      </w:r>
      <w:r w:rsidR="008C0126" w:rsidRPr="007726A8">
        <w:rPr>
          <w:rFonts w:ascii="Times New Roman" w:hAnsi="Times New Roman" w:cs="Times New Roman"/>
          <w:sz w:val="24"/>
          <w:szCs w:val="24"/>
        </w:rPr>
        <w:t>lack</w:t>
      </w:r>
      <w:r w:rsidRPr="007726A8">
        <w:rPr>
          <w:rFonts w:ascii="Times New Roman" w:hAnsi="Times New Roman" w:cs="Times New Roman"/>
          <w:sz w:val="24"/>
          <w:szCs w:val="24"/>
        </w:rPr>
        <w:t xml:space="preserve"> of driving conditions when attending school </w:t>
      </w:r>
      <w:r w:rsidR="008C0126" w:rsidRPr="007726A8">
        <w:rPr>
          <w:rFonts w:ascii="Times New Roman" w:hAnsi="Times New Roman" w:cs="Times New Roman"/>
          <w:sz w:val="24"/>
          <w:szCs w:val="24"/>
        </w:rPr>
        <w:t>away from home</w:t>
      </w:r>
      <w:r w:rsidRPr="007726A8">
        <w:rPr>
          <w:rFonts w:ascii="Times New Roman" w:hAnsi="Times New Roman" w:cs="Times New Roman"/>
          <w:sz w:val="24"/>
          <w:szCs w:val="24"/>
        </w:rPr>
        <w:t xml:space="preserve">. Meanwhile, 30.16% </w:t>
      </w:r>
      <w:r w:rsidR="00900723" w:rsidRPr="007726A8">
        <w:rPr>
          <w:rFonts w:ascii="Times New Roman" w:hAnsi="Times New Roman" w:cs="Times New Roman"/>
          <w:sz w:val="24"/>
          <w:szCs w:val="24"/>
        </w:rPr>
        <w:t xml:space="preserve">of them </w:t>
      </w:r>
      <w:r w:rsidRPr="007726A8">
        <w:rPr>
          <w:rFonts w:ascii="Times New Roman" w:hAnsi="Times New Roman" w:cs="Times New Roman"/>
          <w:sz w:val="24"/>
          <w:szCs w:val="24"/>
        </w:rPr>
        <w:t>prefe</w:t>
      </w:r>
      <w:r w:rsidR="004E5C85" w:rsidRPr="007726A8">
        <w:rPr>
          <w:rFonts w:ascii="Times New Roman" w:hAnsi="Times New Roman" w:cs="Times New Roman"/>
          <w:sz w:val="24"/>
          <w:szCs w:val="24"/>
        </w:rPr>
        <w:t>r</w:t>
      </w:r>
      <w:r w:rsidRPr="007726A8">
        <w:rPr>
          <w:rFonts w:ascii="Times New Roman" w:hAnsi="Times New Roman" w:cs="Times New Roman"/>
          <w:sz w:val="24"/>
          <w:szCs w:val="24"/>
        </w:rPr>
        <w:t>r</w:t>
      </w:r>
      <w:r w:rsidR="004E5C85" w:rsidRPr="007726A8">
        <w:rPr>
          <w:rFonts w:ascii="Times New Roman" w:hAnsi="Times New Roman" w:cs="Times New Roman"/>
          <w:sz w:val="24"/>
          <w:szCs w:val="24"/>
        </w:rPr>
        <w:t>ed</w:t>
      </w:r>
      <w:r w:rsidRPr="007726A8">
        <w:rPr>
          <w:rFonts w:ascii="Times New Roman" w:hAnsi="Times New Roman" w:cs="Times New Roman"/>
          <w:sz w:val="24"/>
          <w:szCs w:val="24"/>
        </w:rPr>
        <w:t xml:space="preserve"> using ride-hailing apps over owning a </w:t>
      </w:r>
      <w:r w:rsidR="00900723" w:rsidRPr="007726A8">
        <w:rPr>
          <w:rFonts w:ascii="Times New Roman" w:hAnsi="Times New Roman" w:cs="Times New Roman"/>
          <w:sz w:val="24"/>
          <w:szCs w:val="24"/>
        </w:rPr>
        <w:t>car</w:t>
      </w:r>
      <w:r w:rsidRPr="007726A8">
        <w:rPr>
          <w:rFonts w:ascii="Times New Roman" w:hAnsi="Times New Roman" w:cs="Times New Roman"/>
          <w:sz w:val="24"/>
          <w:szCs w:val="24"/>
        </w:rPr>
        <w:t>. Lastly, a smaller segment of 12.70% anticipate</w:t>
      </w:r>
      <w:r w:rsidR="004E5C85" w:rsidRPr="007726A8">
        <w:rPr>
          <w:rFonts w:ascii="Times New Roman" w:hAnsi="Times New Roman" w:cs="Times New Roman"/>
          <w:sz w:val="24"/>
          <w:szCs w:val="24"/>
        </w:rPr>
        <w:t>d</w:t>
      </w:r>
      <w:r w:rsidRPr="007726A8">
        <w:rPr>
          <w:rFonts w:ascii="Times New Roman" w:hAnsi="Times New Roman" w:cs="Times New Roman"/>
          <w:sz w:val="24"/>
          <w:szCs w:val="24"/>
        </w:rPr>
        <w:t xml:space="preserve"> the widespread adoption of autonomous driving technology, </w:t>
      </w:r>
      <w:r w:rsidR="00577C5F" w:rsidRPr="007726A8">
        <w:rPr>
          <w:rFonts w:ascii="Times New Roman" w:hAnsi="Times New Roman" w:cs="Times New Roman"/>
          <w:sz w:val="24"/>
          <w:szCs w:val="24"/>
        </w:rPr>
        <w:t>which would render traditional driving skills obsolete in the future.</w:t>
      </w:r>
    </w:p>
    <w:p w14:paraId="1A38BB51" w14:textId="5D2B5B4C" w:rsidR="004E5C85" w:rsidRPr="007726A8" w:rsidRDefault="004E5C85" w:rsidP="00822292">
      <w:pPr>
        <w:spacing w:line="480" w:lineRule="auto"/>
        <w:rPr>
          <w:rFonts w:ascii="Times New Roman" w:hAnsi="Times New Roman" w:cs="Times New Roman"/>
          <w:b/>
          <w:bCs/>
          <w:sz w:val="24"/>
          <w:szCs w:val="24"/>
        </w:rPr>
      </w:pPr>
      <w:hyperlink r:id="rId18" w:history="1">
        <w:r w:rsidRPr="007726A8">
          <w:rPr>
            <w:rStyle w:val="ab"/>
            <w:rFonts w:ascii="Times New Roman" w:hAnsi="Times New Roman" w:cs="Times New Roman"/>
            <w:b/>
            <w:bCs/>
            <w:color w:val="auto"/>
            <w:sz w:val="24"/>
            <w:szCs w:val="24"/>
            <w:u w:val="none"/>
          </w:rPr>
          <w:t>Results of interview</w:t>
        </w:r>
      </w:hyperlink>
    </w:p>
    <w:p w14:paraId="590C05BE" w14:textId="4B1FDDB6" w:rsidR="00CD3FCB" w:rsidRPr="007726A8" w:rsidRDefault="00577C5F" w:rsidP="00822292">
      <w:pPr>
        <w:spacing w:line="480" w:lineRule="auto"/>
        <w:ind w:firstLine="420"/>
        <w:rPr>
          <w:rFonts w:ascii="Times New Roman" w:hAnsi="Times New Roman" w:cs="Times New Roman"/>
          <w:sz w:val="24"/>
          <w:szCs w:val="24"/>
        </w:rPr>
      </w:pPr>
      <w:bookmarkStart w:id="27" w:name="_Hlk185029287"/>
      <w:r w:rsidRPr="007726A8">
        <w:rPr>
          <w:rFonts w:ascii="Times New Roman" w:hAnsi="Times New Roman" w:cs="Times New Roman"/>
          <w:sz w:val="24"/>
          <w:szCs w:val="24"/>
        </w:rPr>
        <w:t>To consider additional reasons why people did or did not want to obtain a driving license,</w:t>
      </w:r>
      <w:r w:rsidR="00BD29B7" w:rsidRPr="007726A8">
        <w:rPr>
          <w:rFonts w:ascii="Times New Roman" w:hAnsi="Times New Roman" w:cs="Times New Roman"/>
          <w:sz w:val="24"/>
          <w:szCs w:val="24"/>
        </w:rPr>
        <w:t xml:space="preserve"> researchers randomly selected 12 participants to talk about their motivation for wanting to get a driving license or not wanting to get one, as well as whether or not </w:t>
      </w:r>
      <w:r w:rsidR="00BD29B7" w:rsidRPr="007726A8">
        <w:rPr>
          <w:rFonts w:ascii="Times New Roman" w:hAnsi="Times New Roman" w:cs="Times New Roman"/>
          <w:sz w:val="24"/>
          <w:szCs w:val="24"/>
        </w:rPr>
        <w:lastRenderedPageBreak/>
        <w:t>they w</w:t>
      </w:r>
      <w:r w:rsidRPr="007726A8">
        <w:rPr>
          <w:rFonts w:ascii="Times New Roman" w:hAnsi="Times New Roman" w:cs="Times New Roman"/>
          <w:sz w:val="24"/>
          <w:szCs w:val="24"/>
        </w:rPr>
        <w:t>ould</w:t>
      </w:r>
      <w:r w:rsidR="00BD29B7" w:rsidRPr="007726A8">
        <w:rPr>
          <w:rFonts w:ascii="Times New Roman" w:hAnsi="Times New Roman" w:cs="Times New Roman"/>
          <w:sz w:val="24"/>
          <w:szCs w:val="24"/>
        </w:rPr>
        <w:t xml:space="preserve"> use cars as the </w:t>
      </w:r>
      <w:r w:rsidRPr="007726A8">
        <w:rPr>
          <w:rFonts w:ascii="Times New Roman" w:hAnsi="Times New Roman" w:cs="Times New Roman"/>
          <w:sz w:val="24"/>
          <w:szCs w:val="24"/>
        </w:rPr>
        <w:t>primary means of transportation after obtaining a license</w:t>
      </w:r>
      <w:r w:rsidR="00BD29B7" w:rsidRPr="007726A8">
        <w:rPr>
          <w:rFonts w:ascii="Times New Roman" w:hAnsi="Times New Roman" w:cs="Times New Roman"/>
          <w:sz w:val="24"/>
          <w:szCs w:val="24"/>
        </w:rPr>
        <w:t>.</w:t>
      </w:r>
      <w:r w:rsidR="00EC7646" w:rsidRPr="007726A8">
        <w:rPr>
          <w:rFonts w:ascii="Times New Roman" w:hAnsi="Times New Roman" w:cs="Times New Roman"/>
          <w:sz w:val="24"/>
          <w:szCs w:val="24"/>
        </w:rPr>
        <w:t xml:space="preserve"> </w:t>
      </w:r>
      <w:r w:rsidRPr="007726A8">
        <w:rPr>
          <w:rFonts w:ascii="Times New Roman" w:hAnsi="Times New Roman" w:cs="Times New Roman"/>
          <w:sz w:val="24"/>
          <w:szCs w:val="24"/>
        </w:rPr>
        <w:t>Researchers conducted online interviews to minimize nervousness and other emotions that might arise in face-to-face interviews, ensuring that the interviews were as realistic and objective as possible.</w:t>
      </w:r>
      <w:r w:rsidR="00BD29B7" w:rsidRPr="007726A8">
        <w:rPr>
          <w:rFonts w:ascii="Times New Roman" w:hAnsi="Times New Roman" w:cs="Times New Roman"/>
          <w:sz w:val="24"/>
          <w:szCs w:val="24"/>
        </w:rPr>
        <w:t xml:space="preserve"> </w:t>
      </w:r>
      <w:r w:rsidR="00EC7646" w:rsidRPr="007726A8">
        <w:rPr>
          <w:rFonts w:ascii="Times New Roman" w:hAnsi="Times New Roman" w:cs="Times New Roman"/>
          <w:sz w:val="24"/>
          <w:szCs w:val="24"/>
        </w:rPr>
        <w:t xml:space="preserve">Here we list the factors </w:t>
      </w:r>
      <w:ins w:id="28" w:author="Kaixuan Gong" w:date="2024-12-04T18:01:00Z">
        <w:r w:rsidR="00AC623D">
          <w:rPr>
            <w:rFonts w:ascii="Times New Roman" w:hAnsi="Times New Roman" w:cs="Times New Roman"/>
            <w:sz w:val="24"/>
            <w:szCs w:val="24"/>
          </w:rPr>
          <w:t xml:space="preserve">that </w:t>
        </w:r>
      </w:ins>
      <w:r w:rsidR="00EC7646" w:rsidRPr="007726A8">
        <w:rPr>
          <w:rFonts w:ascii="Times New Roman" w:hAnsi="Times New Roman" w:cs="Times New Roman"/>
          <w:sz w:val="24"/>
          <w:szCs w:val="24"/>
        </w:rPr>
        <w:t xml:space="preserve">they mentioned but were not </w:t>
      </w:r>
      <w:r w:rsidRPr="007726A8">
        <w:rPr>
          <w:rFonts w:ascii="Times New Roman" w:hAnsi="Times New Roman" w:cs="Times New Roman"/>
          <w:sz w:val="24"/>
          <w:szCs w:val="24"/>
        </w:rPr>
        <w:t>covered</w:t>
      </w:r>
      <w:r w:rsidR="00EC7646" w:rsidRPr="007726A8">
        <w:rPr>
          <w:rFonts w:ascii="Times New Roman" w:hAnsi="Times New Roman" w:cs="Times New Roman"/>
          <w:sz w:val="24"/>
          <w:szCs w:val="24"/>
        </w:rPr>
        <w:t xml:space="preserve"> in </w:t>
      </w:r>
      <w:r w:rsidRPr="007726A8">
        <w:rPr>
          <w:rFonts w:ascii="Times New Roman" w:hAnsi="Times New Roman" w:cs="Times New Roman"/>
          <w:sz w:val="24"/>
          <w:szCs w:val="24"/>
        </w:rPr>
        <w:t>the</w:t>
      </w:r>
      <w:r w:rsidR="00EC7646" w:rsidRPr="007726A8">
        <w:rPr>
          <w:rFonts w:ascii="Times New Roman" w:hAnsi="Times New Roman" w:cs="Times New Roman"/>
          <w:sz w:val="24"/>
          <w:szCs w:val="24"/>
        </w:rPr>
        <w:t xml:space="preserve"> questionnaire.</w:t>
      </w:r>
    </w:p>
    <w:bookmarkEnd w:id="27"/>
    <w:p w14:paraId="0E1AD625" w14:textId="1AA0E36C" w:rsidR="001E1C32" w:rsidRPr="007726A8" w:rsidRDefault="00EC7646" w:rsidP="00822292">
      <w:pPr>
        <w:spacing w:line="480" w:lineRule="auto"/>
        <w:ind w:firstLine="420"/>
        <w:rPr>
          <w:rFonts w:ascii="Times New Roman" w:hAnsi="Times New Roman" w:cs="Times New Roman"/>
          <w:sz w:val="24"/>
          <w:szCs w:val="24"/>
        </w:rPr>
      </w:pPr>
      <w:r w:rsidRPr="007726A8">
        <w:rPr>
          <w:rFonts w:ascii="Times New Roman" w:hAnsi="Times New Roman" w:cs="Times New Roman"/>
          <w:sz w:val="24"/>
          <w:szCs w:val="24"/>
        </w:rPr>
        <w:t>Among the interviewees who ha</w:t>
      </w:r>
      <w:r w:rsidR="00577C5F" w:rsidRPr="007726A8">
        <w:rPr>
          <w:rFonts w:ascii="Times New Roman" w:hAnsi="Times New Roman" w:cs="Times New Roman"/>
          <w:sz w:val="24"/>
          <w:szCs w:val="24"/>
        </w:rPr>
        <w:t>d</w:t>
      </w:r>
      <w:r w:rsidRPr="007726A8">
        <w:rPr>
          <w:rFonts w:ascii="Times New Roman" w:hAnsi="Times New Roman" w:cs="Times New Roman"/>
          <w:sz w:val="24"/>
          <w:szCs w:val="24"/>
        </w:rPr>
        <w:t xml:space="preserve"> already obtained a driver's license, </w:t>
      </w:r>
      <w:r w:rsidR="001E1C32" w:rsidRPr="007726A8">
        <w:rPr>
          <w:rFonts w:ascii="Times New Roman" w:hAnsi="Times New Roman" w:cs="Times New Roman"/>
          <w:sz w:val="24"/>
          <w:szCs w:val="24"/>
        </w:rPr>
        <w:t xml:space="preserve">three </w:t>
      </w:r>
      <w:r w:rsidR="00577C5F" w:rsidRPr="007726A8">
        <w:rPr>
          <w:rFonts w:ascii="Times New Roman" w:hAnsi="Times New Roman" w:cs="Times New Roman"/>
          <w:sz w:val="24"/>
          <w:szCs w:val="24"/>
        </w:rPr>
        <w:t>participants</w:t>
      </w:r>
      <w:r w:rsidR="001E1C32" w:rsidRPr="007726A8">
        <w:rPr>
          <w:rFonts w:ascii="Times New Roman" w:hAnsi="Times New Roman" w:cs="Times New Roman"/>
          <w:sz w:val="24"/>
          <w:szCs w:val="24"/>
        </w:rPr>
        <w:t xml:space="preserve"> said that the reason why they took the driving license test was that they had time </w:t>
      </w:r>
      <w:r w:rsidR="00577C5F" w:rsidRPr="007726A8">
        <w:rPr>
          <w:rFonts w:ascii="Times New Roman" w:hAnsi="Times New Roman" w:cs="Times New Roman"/>
          <w:sz w:val="24"/>
          <w:szCs w:val="24"/>
        </w:rPr>
        <w:t>at that moment</w:t>
      </w:r>
      <w:r w:rsidR="001E1C32" w:rsidRPr="007726A8">
        <w:rPr>
          <w:rFonts w:ascii="Times New Roman" w:hAnsi="Times New Roman" w:cs="Times New Roman"/>
          <w:sz w:val="24"/>
          <w:szCs w:val="24"/>
        </w:rPr>
        <w:t xml:space="preserve">, and would be in need </w:t>
      </w:r>
      <w:r w:rsidR="004E5C85" w:rsidRPr="007726A8">
        <w:rPr>
          <w:rFonts w:ascii="Times New Roman" w:hAnsi="Times New Roman" w:cs="Times New Roman"/>
          <w:sz w:val="24"/>
          <w:szCs w:val="24"/>
        </w:rPr>
        <w:t>of</w:t>
      </w:r>
      <w:r w:rsidR="001E1C32" w:rsidRPr="007726A8">
        <w:rPr>
          <w:rFonts w:ascii="Times New Roman" w:hAnsi="Times New Roman" w:cs="Times New Roman"/>
          <w:sz w:val="24"/>
          <w:szCs w:val="24"/>
        </w:rPr>
        <w:t xml:space="preserve"> driving sooner or later. Another person </w:t>
      </w:r>
      <w:r w:rsidR="00577C5F" w:rsidRPr="007726A8">
        <w:rPr>
          <w:rFonts w:ascii="Times New Roman" w:hAnsi="Times New Roman" w:cs="Times New Roman"/>
          <w:sz w:val="24"/>
          <w:szCs w:val="24"/>
        </w:rPr>
        <w:t>mentioned</w:t>
      </w:r>
      <w:r w:rsidR="001E1C32" w:rsidRPr="007726A8">
        <w:rPr>
          <w:rFonts w:ascii="Times New Roman" w:hAnsi="Times New Roman" w:cs="Times New Roman"/>
          <w:sz w:val="24"/>
          <w:szCs w:val="24"/>
        </w:rPr>
        <w:t xml:space="preserve"> that he wanted to get a driving license for the convenience of life during his future study abroad. Other factors include</w:t>
      </w:r>
      <w:r w:rsidR="00577C5F" w:rsidRPr="007726A8">
        <w:rPr>
          <w:rFonts w:ascii="Times New Roman" w:hAnsi="Times New Roman" w:cs="Times New Roman"/>
          <w:sz w:val="24"/>
          <w:szCs w:val="24"/>
        </w:rPr>
        <w:t>d</w:t>
      </w:r>
      <w:r w:rsidR="001E1C32" w:rsidRPr="007726A8">
        <w:rPr>
          <w:rFonts w:ascii="Times New Roman" w:hAnsi="Times New Roman" w:cs="Times New Roman"/>
          <w:sz w:val="24"/>
          <w:szCs w:val="24"/>
        </w:rPr>
        <w:t xml:space="preserve"> the intention to be able to travel by car</w:t>
      </w:r>
      <w:r w:rsidR="00577C5F" w:rsidRPr="007726A8">
        <w:rPr>
          <w:rFonts w:ascii="Times New Roman" w:hAnsi="Times New Roman" w:cs="Times New Roman"/>
          <w:sz w:val="24"/>
          <w:szCs w:val="24"/>
        </w:rPr>
        <w:t>.</w:t>
      </w:r>
      <w:r w:rsidR="001E1C32" w:rsidRPr="007726A8">
        <w:rPr>
          <w:rFonts w:ascii="Times New Roman" w:hAnsi="Times New Roman" w:cs="Times New Roman"/>
          <w:sz w:val="24"/>
          <w:szCs w:val="24"/>
        </w:rPr>
        <w:t xml:space="preserve"> Most of them regard public transportation as th</w:t>
      </w:r>
      <w:r w:rsidR="004E5C85" w:rsidRPr="007726A8">
        <w:rPr>
          <w:rFonts w:ascii="Times New Roman" w:hAnsi="Times New Roman" w:cs="Times New Roman"/>
          <w:sz w:val="24"/>
          <w:szCs w:val="24"/>
        </w:rPr>
        <w:t>eir</w:t>
      </w:r>
      <w:r w:rsidR="00577C5F" w:rsidRPr="007726A8">
        <w:rPr>
          <w:rFonts w:ascii="Times New Roman" w:hAnsi="Times New Roman" w:cs="Times New Roman"/>
          <w:sz w:val="24"/>
          <w:szCs w:val="24"/>
        </w:rPr>
        <w:t xml:space="preserve"> primary means of commuting</w:t>
      </w:r>
      <w:r w:rsidR="001E1C32" w:rsidRPr="007726A8">
        <w:rPr>
          <w:rFonts w:ascii="Times New Roman" w:hAnsi="Times New Roman" w:cs="Times New Roman"/>
          <w:sz w:val="24"/>
          <w:szCs w:val="24"/>
        </w:rPr>
        <w:t xml:space="preserve"> in the future.</w:t>
      </w:r>
    </w:p>
    <w:p w14:paraId="223822DE" w14:textId="2A1F71AA" w:rsidR="008E2E7D" w:rsidRDefault="001E1C32" w:rsidP="00822292">
      <w:pPr>
        <w:spacing w:line="480" w:lineRule="auto"/>
        <w:ind w:firstLine="420"/>
        <w:rPr>
          <w:rFonts w:ascii="Times New Roman" w:hAnsi="Times New Roman" w:cs="Times New Roman"/>
          <w:sz w:val="24"/>
          <w:szCs w:val="24"/>
        </w:rPr>
      </w:pPr>
      <w:bookmarkStart w:id="29" w:name="_Hlk185027631"/>
      <w:r w:rsidRPr="007726A8">
        <w:rPr>
          <w:rFonts w:ascii="Times New Roman" w:hAnsi="Times New Roman" w:cs="Times New Roman"/>
          <w:sz w:val="24"/>
          <w:szCs w:val="24"/>
        </w:rPr>
        <w:t>Among the interviewees who ha</w:t>
      </w:r>
      <w:r w:rsidR="00577C5F" w:rsidRPr="007726A8">
        <w:rPr>
          <w:rFonts w:ascii="Times New Roman" w:hAnsi="Times New Roman" w:cs="Times New Roman"/>
          <w:sz w:val="24"/>
          <w:szCs w:val="24"/>
        </w:rPr>
        <w:t>d</w:t>
      </w:r>
      <w:r w:rsidRPr="007726A8">
        <w:rPr>
          <w:rFonts w:ascii="Times New Roman" w:hAnsi="Times New Roman" w:cs="Times New Roman"/>
          <w:sz w:val="24"/>
          <w:szCs w:val="24"/>
        </w:rPr>
        <w:t xml:space="preserve"> not obtained a driving license, </w:t>
      </w:r>
      <w:r w:rsidR="00D465C3" w:rsidRPr="007726A8">
        <w:rPr>
          <w:rFonts w:ascii="Times New Roman" w:hAnsi="Times New Roman" w:cs="Times New Roman"/>
          <w:sz w:val="24"/>
          <w:szCs w:val="24"/>
        </w:rPr>
        <w:t>one</w:t>
      </w:r>
      <w:r w:rsidRPr="007726A8">
        <w:rPr>
          <w:rFonts w:ascii="Times New Roman" w:hAnsi="Times New Roman" w:cs="Times New Roman"/>
          <w:sz w:val="24"/>
          <w:szCs w:val="24"/>
        </w:rPr>
        <w:t xml:space="preserve"> </w:t>
      </w:r>
      <w:r w:rsidR="00D465C3" w:rsidRPr="007726A8">
        <w:rPr>
          <w:rFonts w:ascii="Times New Roman" w:hAnsi="Times New Roman" w:cs="Times New Roman"/>
          <w:sz w:val="24"/>
          <w:szCs w:val="24"/>
        </w:rPr>
        <w:t>female</w:t>
      </w:r>
      <w:r w:rsidRPr="007726A8">
        <w:rPr>
          <w:rFonts w:ascii="Times New Roman" w:hAnsi="Times New Roman" w:cs="Times New Roman"/>
          <w:sz w:val="24"/>
          <w:szCs w:val="24"/>
        </w:rPr>
        <w:t xml:space="preserve"> </w:t>
      </w:r>
      <w:r w:rsidR="00577C5F" w:rsidRPr="007726A8">
        <w:rPr>
          <w:rFonts w:ascii="Times New Roman" w:hAnsi="Times New Roman" w:cs="Times New Roman"/>
          <w:sz w:val="24"/>
          <w:szCs w:val="24"/>
        </w:rPr>
        <w:t>participant believed that</w:t>
      </w:r>
      <w:r w:rsidR="00D465C3" w:rsidRPr="007726A8">
        <w:rPr>
          <w:rFonts w:ascii="Times New Roman" w:hAnsi="Times New Roman" w:cs="Times New Roman"/>
          <w:sz w:val="24"/>
          <w:szCs w:val="24"/>
        </w:rPr>
        <w:t xml:space="preserve"> girls d</w:t>
      </w:r>
      <w:r w:rsidR="00577C5F" w:rsidRPr="007726A8">
        <w:rPr>
          <w:rFonts w:ascii="Times New Roman" w:hAnsi="Times New Roman" w:cs="Times New Roman"/>
          <w:sz w:val="24"/>
          <w:szCs w:val="24"/>
        </w:rPr>
        <w:t>id not</w:t>
      </w:r>
      <w:r w:rsidR="00D465C3" w:rsidRPr="007726A8">
        <w:rPr>
          <w:rFonts w:ascii="Times New Roman" w:hAnsi="Times New Roman" w:cs="Times New Roman"/>
          <w:sz w:val="24"/>
          <w:szCs w:val="24"/>
        </w:rPr>
        <w:t xml:space="preserve"> </w:t>
      </w:r>
      <w:r w:rsidR="00577C5F" w:rsidRPr="007726A8">
        <w:rPr>
          <w:rFonts w:ascii="Times New Roman" w:hAnsi="Times New Roman" w:cs="Times New Roman"/>
          <w:sz w:val="24"/>
          <w:szCs w:val="24"/>
        </w:rPr>
        <w:t>need</w:t>
      </w:r>
      <w:r w:rsidR="00D465C3" w:rsidRPr="007726A8">
        <w:rPr>
          <w:rFonts w:ascii="Times New Roman" w:hAnsi="Times New Roman" w:cs="Times New Roman"/>
          <w:sz w:val="24"/>
          <w:szCs w:val="24"/>
        </w:rPr>
        <w:t xml:space="preserve"> to get a driver's license, due to traditional mindset</w:t>
      </w:r>
      <w:r w:rsidR="00577C5F" w:rsidRPr="007726A8">
        <w:rPr>
          <w:rFonts w:ascii="Times New Roman" w:hAnsi="Times New Roman" w:cs="Times New Roman"/>
          <w:sz w:val="24"/>
          <w:szCs w:val="24"/>
        </w:rPr>
        <w:t>s</w:t>
      </w:r>
      <w:r w:rsidR="00D465C3" w:rsidRPr="007726A8">
        <w:rPr>
          <w:rFonts w:ascii="Times New Roman" w:hAnsi="Times New Roman" w:cs="Times New Roman"/>
          <w:sz w:val="24"/>
          <w:szCs w:val="24"/>
        </w:rPr>
        <w:t>.</w:t>
      </w:r>
      <w:bookmarkEnd w:id="29"/>
      <w:r w:rsidR="00D465C3" w:rsidRPr="007726A8">
        <w:rPr>
          <w:rFonts w:ascii="Times New Roman" w:hAnsi="Times New Roman" w:cs="Times New Roman"/>
          <w:sz w:val="24"/>
          <w:szCs w:val="24"/>
        </w:rPr>
        <w:t xml:space="preserve"> </w:t>
      </w:r>
      <w:bookmarkEnd w:id="0"/>
      <w:r w:rsidR="00577C5F" w:rsidRPr="007726A8">
        <w:rPr>
          <w:rFonts w:ascii="Times New Roman" w:hAnsi="Times New Roman" w:cs="Times New Roman"/>
          <w:sz w:val="24"/>
          <w:szCs w:val="24"/>
        </w:rPr>
        <w:t>Another interesting viewpoint was expressed by a male participant, who stated that he would not choose to drive even if he successfully obtained a license.</w:t>
      </w:r>
    </w:p>
    <w:p w14:paraId="10E06F2D" w14:textId="77777777" w:rsidR="00A679FE" w:rsidRDefault="00A679FE" w:rsidP="00822292">
      <w:pPr>
        <w:spacing w:line="480" w:lineRule="auto"/>
        <w:ind w:firstLine="420"/>
        <w:rPr>
          <w:rFonts w:ascii="Times New Roman" w:hAnsi="Times New Roman" w:cs="Times New Roman"/>
          <w:sz w:val="24"/>
          <w:szCs w:val="24"/>
        </w:rPr>
      </w:pPr>
    </w:p>
    <w:p w14:paraId="73D8B61A" w14:textId="0EB9E60F" w:rsidR="00A679FE" w:rsidRPr="00A679FE" w:rsidRDefault="00A679FE" w:rsidP="00A679FE">
      <w:pPr>
        <w:spacing w:line="480" w:lineRule="auto"/>
        <w:ind w:firstLine="420"/>
        <w:jc w:val="center"/>
        <w:rPr>
          <w:rFonts w:ascii="Times New Roman" w:hAnsi="Times New Roman" w:cs="Times New Roman"/>
          <w:b/>
          <w:bCs/>
          <w:sz w:val="24"/>
          <w:szCs w:val="24"/>
        </w:rPr>
      </w:pPr>
      <w:r w:rsidRPr="00A679FE">
        <w:rPr>
          <w:rFonts w:ascii="Times New Roman" w:hAnsi="Times New Roman" w:cs="Times New Roman"/>
          <w:b/>
          <w:bCs/>
          <w:sz w:val="24"/>
          <w:szCs w:val="24"/>
        </w:rPr>
        <w:t>Discussion</w:t>
      </w:r>
    </w:p>
    <w:p w14:paraId="5BCEEB12" w14:textId="77777777" w:rsidR="00A679FE" w:rsidRPr="00A679FE" w:rsidRDefault="00A679FE" w:rsidP="00A679FE">
      <w:pPr>
        <w:spacing w:line="480" w:lineRule="auto"/>
        <w:ind w:firstLine="420"/>
        <w:rPr>
          <w:rFonts w:ascii="Times New Roman" w:hAnsi="Times New Roman" w:cs="Times New Roman"/>
          <w:b/>
          <w:bCs/>
          <w:sz w:val="24"/>
          <w:szCs w:val="24"/>
        </w:rPr>
      </w:pPr>
    </w:p>
    <w:p w14:paraId="2C1CF379" w14:textId="77777777" w:rsidR="00A679FE" w:rsidRPr="00A679FE" w:rsidRDefault="00A679FE" w:rsidP="00A679FE">
      <w:pPr>
        <w:spacing w:line="480" w:lineRule="auto"/>
        <w:ind w:firstLine="420"/>
        <w:rPr>
          <w:rFonts w:ascii="Times New Roman" w:hAnsi="Times New Roman" w:cs="Times New Roman"/>
          <w:b/>
          <w:bCs/>
          <w:sz w:val="24"/>
          <w:szCs w:val="24"/>
        </w:rPr>
      </w:pPr>
      <w:r w:rsidRPr="00A679FE">
        <w:rPr>
          <w:rFonts w:ascii="Times New Roman" w:hAnsi="Times New Roman" w:cs="Times New Roman"/>
          <w:b/>
          <w:bCs/>
          <w:sz w:val="24"/>
          <w:szCs w:val="24"/>
        </w:rPr>
        <w:t>The important findings of the research</w:t>
      </w:r>
    </w:p>
    <w:p w14:paraId="6DB52BF1"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ab/>
        <w:t xml:space="preserve">The data from Fig.1 suggest that slightly more than fifty percent of students have not obtained a driving license, and the enthusiasm of male students towards obtaining a driver's license is slightly greater than that of female students, but it is not </w:t>
      </w:r>
      <w:r w:rsidRPr="00A679FE">
        <w:rPr>
          <w:rFonts w:ascii="Times New Roman" w:hAnsi="Times New Roman" w:cs="Times New Roman"/>
          <w:sz w:val="24"/>
          <w:szCs w:val="24"/>
        </w:rPr>
        <w:lastRenderedPageBreak/>
        <w:t xml:space="preserve">a distinct difference. There is no significant correlation between gender and the desire to drive. This finding challenges our traditional perception that boys are often more enthusiastic about driving than girls. Our finding just proves that people's ideas are constantly changing with the changing times. </w:t>
      </w:r>
    </w:p>
    <w:p w14:paraId="5A63A539" w14:textId="354728DD"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The following paragraph presents the most important findings in our research. The percent</w:t>
      </w:r>
      <w:ins w:id="30" w:author="Kaixuan Gong" w:date="2024-12-04T18:13:00Z">
        <w:r w:rsidR="00431FB0">
          <w:rPr>
            <w:rFonts w:ascii="Times New Roman" w:hAnsi="Times New Roman" w:cs="Times New Roman"/>
            <w:sz w:val="24"/>
            <w:szCs w:val="24"/>
          </w:rPr>
          <w:t>age</w:t>
        </w:r>
      </w:ins>
      <w:r w:rsidRPr="00A679FE">
        <w:rPr>
          <w:rFonts w:ascii="Times New Roman" w:hAnsi="Times New Roman" w:cs="Times New Roman"/>
          <w:sz w:val="24"/>
          <w:szCs w:val="24"/>
        </w:rPr>
        <w:t xml:space="preserve"> of students who have obtained a driving license is 43.53% (see Table 1), and the key factor that enhances their desire to obtain a driving license is the view that driving can be a convenient way to commute (see Table 2), while the most influential factor that discourages people from getting a driver's license is that public transportation and bicycles are convenient enough (see Table 5). These findings successfully answer RQ1.</w:t>
      </w:r>
    </w:p>
    <w:p w14:paraId="3BC67278" w14:textId="1ADEDF39"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 xml:space="preserve">As for RQ2, the results of the interview provide an answer. Underlying reasons that influence people’s desire to learn how to drive include whether they are available at present and whether learning to drive will benefit their future studies and careers. Another factor that influences students’ initiative is the voices </w:t>
      </w:r>
      <w:del w:id="31" w:author="Kaixuan Gong" w:date="2024-12-04T18:13:00Z">
        <w:r w:rsidRPr="00A679FE" w:rsidDel="00431FB0">
          <w:rPr>
            <w:rFonts w:ascii="Times New Roman" w:hAnsi="Times New Roman" w:cs="Times New Roman" w:hint="eastAsia"/>
            <w:sz w:val="24"/>
            <w:szCs w:val="24"/>
          </w:rPr>
          <w:delText>from</w:delText>
        </w:r>
      </w:del>
      <w:ins w:id="32" w:author="Kaixuan Gong" w:date="2024-12-04T18:13:00Z">
        <w:r w:rsidR="00431FB0">
          <w:rPr>
            <w:rFonts w:ascii="Times New Roman" w:hAnsi="Times New Roman" w:cs="Times New Roman" w:hint="eastAsia"/>
            <w:sz w:val="24"/>
            <w:szCs w:val="24"/>
          </w:rPr>
          <w:t>of</w:t>
        </w:r>
      </w:ins>
      <w:r w:rsidRPr="00A679FE">
        <w:rPr>
          <w:rFonts w:ascii="Times New Roman" w:hAnsi="Times New Roman" w:cs="Times New Roman"/>
          <w:sz w:val="24"/>
          <w:szCs w:val="24"/>
        </w:rPr>
        <w:t xml:space="preserve"> those around them and in society.</w:t>
      </w:r>
    </w:p>
    <w:p w14:paraId="47223B9C"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b/>
          <w:bCs/>
          <w:sz w:val="24"/>
          <w:szCs w:val="24"/>
        </w:rPr>
        <w:tab/>
      </w:r>
      <w:r w:rsidRPr="00A679FE">
        <w:rPr>
          <w:rFonts w:ascii="Times New Roman" w:hAnsi="Times New Roman" w:cs="Times New Roman"/>
          <w:sz w:val="24"/>
          <w:szCs w:val="24"/>
        </w:rPr>
        <w:t>From Table 2, it can be seen that most people who choose to get a driver's license do so because they actively want to. Although some people obtain it due to parental pressure or the herd mentality, the proportion is relatively low (32.61%). Table 3 shows that people pay more attention to the functionality of driving when choosing to take a driver's license test. Table 4 further supports this, as 35.20% of students believe they have not obtained a driver's license because they do not need it at the moment.</w:t>
      </w:r>
    </w:p>
    <w:p w14:paraId="0755BD98" w14:textId="77777777" w:rsidR="00A679FE" w:rsidRPr="00A679FE" w:rsidRDefault="00A679FE" w:rsidP="00A679FE">
      <w:pPr>
        <w:spacing w:line="480" w:lineRule="auto"/>
        <w:ind w:firstLine="420"/>
        <w:rPr>
          <w:rFonts w:ascii="Times New Roman" w:hAnsi="Times New Roman" w:cs="Times New Roman"/>
          <w:sz w:val="24"/>
          <w:szCs w:val="24"/>
        </w:rPr>
      </w:pPr>
    </w:p>
    <w:p w14:paraId="7F573599" w14:textId="77777777" w:rsidR="00A679FE" w:rsidRPr="00A679FE" w:rsidRDefault="00A679FE" w:rsidP="00A679FE">
      <w:pPr>
        <w:spacing w:line="480" w:lineRule="auto"/>
        <w:ind w:firstLine="420"/>
        <w:rPr>
          <w:rFonts w:ascii="Times New Roman" w:hAnsi="Times New Roman" w:cs="Times New Roman"/>
          <w:b/>
          <w:bCs/>
          <w:sz w:val="24"/>
          <w:szCs w:val="24"/>
        </w:rPr>
      </w:pPr>
      <w:commentRangeStart w:id="33"/>
      <w:r w:rsidRPr="00A679FE">
        <w:rPr>
          <w:rFonts w:ascii="Times New Roman" w:hAnsi="Times New Roman" w:cs="Times New Roman"/>
          <w:b/>
          <w:bCs/>
          <w:sz w:val="24"/>
          <w:szCs w:val="24"/>
        </w:rPr>
        <w:t xml:space="preserve">Comparison of the results with other published works </w:t>
      </w:r>
      <w:commentRangeEnd w:id="33"/>
      <w:r w:rsidR="00AC623D">
        <w:rPr>
          <w:rStyle w:val="ae"/>
        </w:rPr>
        <w:commentReference w:id="33"/>
      </w:r>
    </w:p>
    <w:p w14:paraId="4FB0366D" w14:textId="77777777" w:rsidR="00A679FE" w:rsidRPr="00A679FE" w:rsidRDefault="00A679FE" w:rsidP="00A679FE">
      <w:pPr>
        <w:spacing w:line="480" w:lineRule="auto"/>
        <w:ind w:firstLine="420"/>
        <w:rPr>
          <w:rFonts w:ascii="Times New Roman" w:hAnsi="Times New Roman" w:cs="Times New Roman"/>
          <w:b/>
          <w:bCs/>
          <w:sz w:val="24"/>
          <w:szCs w:val="24"/>
        </w:rPr>
      </w:pPr>
    </w:p>
    <w:p w14:paraId="3624D993" w14:textId="1679AD26"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Table 1 presents a smaller percentage of Chinese college students with a driving license compared to U.S. college students. We believe this is closely related to the different national conditions of China and the United States. One factor that correlates with our findings is that China's public transportation network is more developed than that of the United States (</w:t>
      </w:r>
      <w:del w:id="34" w:author="Kaixuan Gong" w:date="2024-12-04T18:03:00Z">
        <w:r w:rsidRPr="00A679FE" w:rsidDel="00AC623D">
          <w:rPr>
            <w:rFonts w:ascii="Times New Roman" w:hAnsi="Times New Roman" w:cs="Times New Roman"/>
            <w:sz w:val="24"/>
            <w:szCs w:val="24"/>
          </w:rPr>
          <w:delText xml:space="preserve">Wenyi </w:delText>
        </w:r>
      </w:del>
      <w:r w:rsidRPr="00A679FE">
        <w:rPr>
          <w:rFonts w:ascii="Times New Roman" w:hAnsi="Times New Roman" w:cs="Times New Roman"/>
          <w:sz w:val="24"/>
          <w:szCs w:val="24"/>
        </w:rPr>
        <w:t>Han,2015) This is supported by our research, where 97.30% of those who do not have a driver's license believe that transportation is convenient enough (see Table 5). However, further research is needed to determine whether the two are causally related. Another factor is that the per capita disposable income in the United States is higher than in China (Data are from the National Bureau of Statistics and the U.S. Census Bureau). Similarly,</w:t>
      </w:r>
      <w:commentRangeStart w:id="35"/>
      <w:r w:rsidRPr="00A679FE">
        <w:rPr>
          <w:rFonts w:ascii="Times New Roman" w:hAnsi="Times New Roman" w:cs="Times New Roman"/>
          <w:sz w:val="24"/>
          <w:szCs w:val="24"/>
        </w:rPr>
        <w:t xml:space="preserve"> whether there is a causal relationship needs to be studied in the future, which highlights the significance of our research.</w:t>
      </w:r>
      <w:commentRangeEnd w:id="35"/>
      <w:r w:rsidR="00D44D12">
        <w:rPr>
          <w:rStyle w:val="ae"/>
        </w:rPr>
        <w:commentReference w:id="35"/>
      </w:r>
    </w:p>
    <w:p w14:paraId="3EBBBE69"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The fact that the proportion in the U.S. has been decreasing over time also corroborates the conclusion that</w:t>
      </w:r>
      <w:commentRangeStart w:id="36"/>
      <w:r w:rsidRPr="00A679FE">
        <w:rPr>
          <w:rFonts w:ascii="Times New Roman" w:hAnsi="Times New Roman" w:cs="Times New Roman"/>
          <w:sz w:val="24"/>
          <w:szCs w:val="24"/>
        </w:rPr>
        <w:t xml:space="preserve"> “In recent years, the proportion of young adults who own and drive has been declining in many developed countries."</w:t>
      </w:r>
      <w:commentRangeEnd w:id="36"/>
      <w:r w:rsidR="00AC623D">
        <w:rPr>
          <w:rStyle w:val="ae"/>
        </w:rPr>
        <w:commentReference w:id="36"/>
      </w:r>
      <w:r w:rsidRPr="00A679FE">
        <w:rPr>
          <w:rFonts w:ascii="Times New Roman" w:hAnsi="Times New Roman" w:cs="Times New Roman"/>
          <w:sz w:val="24"/>
          <w:szCs w:val="24"/>
        </w:rPr>
        <w:t>(Melia et al., 2018).</w:t>
      </w:r>
    </w:p>
    <w:p w14:paraId="43848C19" w14:textId="3D2573C2"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As stated by Shults and Williams</w:t>
      </w:r>
      <w:del w:id="37" w:author="Kaixuan Gong" w:date="2024-12-04T18:04:00Z">
        <w:r w:rsidRPr="00A679FE" w:rsidDel="00AC623D">
          <w:rPr>
            <w:rFonts w:ascii="Times New Roman" w:hAnsi="Times New Roman" w:cs="Times New Roman"/>
            <w:sz w:val="24"/>
            <w:szCs w:val="24"/>
          </w:rPr>
          <w:delText>,</w:delText>
        </w:r>
      </w:del>
      <w:r w:rsidRPr="00A679FE">
        <w:rPr>
          <w:rFonts w:ascii="Times New Roman" w:hAnsi="Times New Roman" w:cs="Times New Roman"/>
          <w:sz w:val="24"/>
          <w:szCs w:val="24"/>
        </w:rPr>
        <w:t xml:space="preserve"> </w:t>
      </w:r>
      <w:ins w:id="38" w:author="Kaixuan Gong" w:date="2024-12-04T18:04:00Z">
        <w:r w:rsidR="00AC623D">
          <w:rPr>
            <w:rFonts w:ascii="Times New Roman" w:hAnsi="Times New Roman" w:cs="Times New Roman"/>
            <w:sz w:val="24"/>
            <w:szCs w:val="24"/>
          </w:rPr>
          <w:t>(</w:t>
        </w:r>
      </w:ins>
      <w:r w:rsidRPr="00A679FE">
        <w:rPr>
          <w:rFonts w:ascii="Times New Roman" w:hAnsi="Times New Roman" w:cs="Times New Roman"/>
          <w:sz w:val="24"/>
          <w:szCs w:val="24"/>
        </w:rPr>
        <w:t>2013</w:t>
      </w:r>
      <w:ins w:id="39" w:author="Kaixuan Gong" w:date="2024-12-04T18:04:00Z">
        <w:r w:rsidR="00AC623D">
          <w:rPr>
            <w:rFonts w:ascii="Times New Roman" w:hAnsi="Times New Roman" w:cs="Times New Roman"/>
            <w:sz w:val="24"/>
            <w:szCs w:val="24"/>
          </w:rPr>
          <w:t>)</w:t>
        </w:r>
      </w:ins>
      <w:r w:rsidRPr="00A679FE">
        <w:rPr>
          <w:rFonts w:ascii="Times New Roman" w:hAnsi="Times New Roman" w:cs="Times New Roman"/>
          <w:sz w:val="24"/>
          <w:szCs w:val="24"/>
        </w:rPr>
        <w:t>, "It finds that between 1996 and 2010 the percentage of U.S. students with a driver's license decreased from 83% to 73%."</w:t>
      </w:r>
      <w:ins w:id="40" w:author="Kaixuan Gong" w:date="2024-12-04T18:04:00Z">
        <w:r w:rsidR="00AC623D">
          <w:rPr>
            <w:rFonts w:ascii="Times New Roman" w:hAnsi="Times New Roman" w:cs="Times New Roman"/>
            <w:sz w:val="24"/>
            <w:szCs w:val="24"/>
          </w:rPr>
          <w:t xml:space="preserve"> (</w:t>
        </w:r>
        <w:proofErr w:type="gramStart"/>
        <w:r w:rsidR="00AC623D">
          <w:rPr>
            <w:rFonts w:ascii="Times New Roman" w:hAnsi="Times New Roman" w:cs="Times New Roman"/>
            <w:sz w:val="24"/>
            <w:szCs w:val="24"/>
          </w:rPr>
          <w:t>p. )</w:t>
        </w:r>
      </w:ins>
      <w:proofErr w:type="gramEnd"/>
      <w:r w:rsidRPr="00A679FE">
        <w:rPr>
          <w:rFonts w:ascii="Times New Roman" w:hAnsi="Times New Roman" w:cs="Times New Roman"/>
          <w:sz w:val="24"/>
          <w:szCs w:val="24"/>
        </w:rPr>
        <w:t>. However, contrary to this trend, the proportion of Chinese college students obtaining a driver's license</w:t>
      </w:r>
      <w:commentRangeStart w:id="41"/>
      <w:r w:rsidRPr="00A679FE">
        <w:rPr>
          <w:rFonts w:ascii="Times New Roman" w:hAnsi="Times New Roman" w:cs="Times New Roman"/>
          <w:sz w:val="24"/>
          <w:szCs w:val="24"/>
        </w:rPr>
        <w:t xml:space="preserve"> shows a positive correlation with the passing years</w:t>
      </w:r>
      <w:commentRangeEnd w:id="41"/>
      <w:r w:rsidR="00AC623D">
        <w:rPr>
          <w:rStyle w:val="ae"/>
        </w:rPr>
        <w:commentReference w:id="41"/>
      </w:r>
      <w:r w:rsidRPr="00A679FE">
        <w:rPr>
          <w:rFonts w:ascii="Times New Roman" w:hAnsi="Times New Roman" w:cs="Times New Roman"/>
          <w:sz w:val="24"/>
          <w:szCs w:val="24"/>
        </w:rPr>
        <w:t xml:space="preserve">. This discrepancy </w:t>
      </w:r>
      <w:r w:rsidRPr="00A679FE">
        <w:rPr>
          <w:rFonts w:ascii="Times New Roman" w:hAnsi="Times New Roman" w:cs="Times New Roman"/>
          <w:sz w:val="24"/>
          <w:szCs w:val="24"/>
        </w:rPr>
        <w:lastRenderedPageBreak/>
        <w:t>suggests that our research improves upon previous surveys. The progress of people’s ideological concepts, in line with the ongoing reform and opening-up, is likely correlated with this trend. Our research also fills the gaps in previous studies, which mainly focus on trends of the Western countries.</w:t>
      </w:r>
    </w:p>
    <w:p w14:paraId="4EFF7FA3" w14:textId="65F8342D"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 xml:space="preserve">As can be seen from Table 4, unlike the results found by </w:t>
      </w:r>
      <w:proofErr w:type="spellStart"/>
      <w:r w:rsidRPr="00A679FE">
        <w:rPr>
          <w:rFonts w:ascii="Times New Roman" w:hAnsi="Times New Roman" w:cs="Times New Roman"/>
          <w:sz w:val="24"/>
          <w:szCs w:val="24"/>
        </w:rPr>
        <w:t>Delbosc</w:t>
      </w:r>
      <w:proofErr w:type="spellEnd"/>
      <w:r w:rsidRPr="00A679FE">
        <w:rPr>
          <w:rFonts w:ascii="Times New Roman" w:hAnsi="Times New Roman" w:cs="Times New Roman"/>
          <w:sz w:val="24"/>
          <w:szCs w:val="24"/>
        </w:rPr>
        <w:t xml:space="preserve"> </w:t>
      </w:r>
      <w:ins w:id="42" w:author="Kaixuan Gong" w:date="2024-12-04T18:05:00Z">
        <w:r w:rsidR="00AC623D">
          <w:rPr>
            <w:rFonts w:ascii="Times New Roman" w:hAnsi="Times New Roman" w:cs="Times New Roman" w:hint="eastAsia"/>
            <w:sz w:val="24"/>
            <w:szCs w:val="24"/>
          </w:rPr>
          <w:t>and</w:t>
        </w:r>
      </w:ins>
      <w:del w:id="43" w:author="Kaixuan Gong" w:date="2024-12-04T18:05:00Z">
        <w:r w:rsidRPr="00A679FE" w:rsidDel="00AC623D">
          <w:rPr>
            <w:rFonts w:ascii="Times New Roman" w:hAnsi="Times New Roman" w:cs="Times New Roman"/>
            <w:sz w:val="24"/>
            <w:szCs w:val="24"/>
          </w:rPr>
          <w:delText>&amp;</w:delText>
        </w:r>
      </w:del>
      <w:r w:rsidRPr="00A679FE">
        <w:rPr>
          <w:rFonts w:ascii="Times New Roman" w:hAnsi="Times New Roman" w:cs="Times New Roman"/>
          <w:sz w:val="24"/>
          <w:szCs w:val="24"/>
        </w:rPr>
        <w:t xml:space="preserve"> Currie (2013), who argued that "insurance costs and license costs" are important barriers to obtaining a driver's license, Chinese university students are less concerned about the financial burden of owning a car, as only 6.7% of them believe that using a car is expensive.</w:t>
      </w:r>
      <w:ins w:id="44" w:author="Kaixuan Gong" w:date="2024-12-04T18:06:00Z">
        <w:r w:rsidR="00AC623D">
          <w:rPr>
            <w:rFonts w:ascii="Times New Roman" w:hAnsi="Times New Roman" w:cs="Times New Roman"/>
            <w:sz w:val="24"/>
            <w:szCs w:val="24"/>
          </w:rPr>
          <w:t xml:space="preserve"> And why</w:t>
        </w:r>
        <w:r w:rsidR="00AC623D">
          <w:rPr>
            <w:rFonts w:ascii="Times New Roman" w:hAnsi="Times New Roman" w:cs="Times New Roman" w:hint="eastAsia"/>
            <w:sz w:val="24"/>
            <w:szCs w:val="24"/>
          </w:rPr>
          <w:t>?</w:t>
        </w:r>
      </w:ins>
    </w:p>
    <w:p w14:paraId="3AD060EA"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Among the reasons for the reluctance to obtain a driver's license, our findings show a high degree of similarity with previous results. In our research, the leading cause of reluctance to get a driver's license is lack of time. In the research of Schoettle &amp; Sivak, (2014), the top 1 reason is “too busy or not enough time to get a driver’s license”. This shows a similarity between Chinese students and foreign students when it comes to the unwillingness to obtain a driver's license.</w:t>
      </w:r>
    </w:p>
    <w:p w14:paraId="6722BC89" w14:textId="52BF9C84" w:rsidR="00A679FE" w:rsidRPr="00A679FE" w:rsidRDefault="00431FB0" w:rsidP="00A679FE">
      <w:pPr>
        <w:spacing w:line="480" w:lineRule="auto"/>
        <w:ind w:firstLine="420"/>
        <w:rPr>
          <w:rFonts w:ascii="Times New Roman" w:hAnsi="Times New Roman" w:cs="Times New Roman"/>
          <w:sz w:val="24"/>
          <w:szCs w:val="24"/>
        </w:rPr>
      </w:pPr>
      <w:ins w:id="45" w:author="Kaixuan Gong" w:date="2024-12-04T18:06:00Z">
        <w:r>
          <w:rPr>
            <w:rFonts w:ascii="Times New Roman" w:hAnsi="Times New Roman" w:cs="Times New Roman"/>
            <w:sz w:val="24"/>
            <w:szCs w:val="24"/>
          </w:rPr>
          <w:t>D</w:t>
        </w:r>
        <w:r>
          <w:rPr>
            <w:rFonts w:ascii="Times New Roman" w:hAnsi="Times New Roman" w:cs="Times New Roman" w:hint="eastAsia"/>
            <w:sz w:val="24"/>
            <w:szCs w:val="24"/>
          </w:rPr>
          <w:t>iscussion</w:t>
        </w:r>
        <w:r>
          <w:rPr>
            <w:rFonts w:ascii="Times New Roman" w:hAnsi="Times New Roman" w:cs="Times New Roman" w:hint="eastAsia"/>
            <w:sz w:val="24"/>
            <w:szCs w:val="24"/>
          </w:rPr>
          <w:t>不宜使用太多直接引用。需要作者对以往研究的内容进行再解读，才能和自己的研究联系起来。</w:t>
        </w:r>
      </w:ins>
    </w:p>
    <w:p w14:paraId="3AA7B135" w14:textId="77777777" w:rsidR="00A679FE" w:rsidRPr="00A679FE" w:rsidRDefault="00A679FE" w:rsidP="00A679FE">
      <w:pPr>
        <w:spacing w:line="480" w:lineRule="auto"/>
        <w:ind w:firstLine="420"/>
        <w:rPr>
          <w:rFonts w:ascii="Times New Roman" w:hAnsi="Times New Roman" w:cs="Times New Roman"/>
          <w:sz w:val="24"/>
          <w:szCs w:val="24"/>
        </w:rPr>
      </w:pPr>
    </w:p>
    <w:p w14:paraId="4E460523" w14:textId="0080636C" w:rsidR="00A679FE" w:rsidRPr="00A679FE" w:rsidRDefault="00A679FE" w:rsidP="00A679FE">
      <w:pPr>
        <w:spacing w:line="480" w:lineRule="auto"/>
        <w:ind w:firstLine="420"/>
        <w:rPr>
          <w:rFonts w:ascii="Times New Roman" w:hAnsi="Times New Roman" w:cs="Times New Roman"/>
          <w:b/>
          <w:bCs/>
          <w:sz w:val="24"/>
          <w:szCs w:val="24"/>
        </w:rPr>
      </w:pPr>
      <w:r w:rsidRPr="00A679FE">
        <w:rPr>
          <w:rFonts w:ascii="Times New Roman" w:hAnsi="Times New Roman" w:cs="Times New Roman"/>
          <w:b/>
          <w:bCs/>
          <w:sz w:val="24"/>
          <w:szCs w:val="24"/>
        </w:rPr>
        <w:t>Strength</w:t>
      </w:r>
      <w:r w:rsidRPr="00A679FE">
        <w:rPr>
          <w:rFonts w:ascii="Times New Roman" w:hAnsi="Times New Roman" w:cs="Times New Roman" w:hint="eastAsia"/>
          <w:b/>
          <w:bCs/>
          <w:sz w:val="24"/>
          <w:szCs w:val="24"/>
        </w:rPr>
        <w:t>s</w:t>
      </w:r>
      <w:r w:rsidRPr="00A679FE">
        <w:rPr>
          <w:rFonts w:ascii="Times New Roman" w:hAnsi="Times New Roman" w:cs="Times New Roman"/>
          <w:b/>
          <w:bCs/>
          <w:sz w:val="24"/>
          <w:szCs w:val="24"/>
        </w:rPr>
        <w:t xml:space="preserve"> and limitations of the study</w:t>
      </w:r>
      <w:ins w:id="46" w:author="Kaixuan Gong" w:date="2024-12-04T18:07:00Z">
        <w:r w:rsidR="00431FB0">
          <w:rPr>
            <w:rFonts w:ascii="Times New Roman" w:hAnsi="Times New Roman" w:cs="Times New Roman"/>
            <w:b/>
            <w:bCs/>
            <w:sz w:val="24"/>
            <w:szCs w:val="24"/>
          </w:rPr>
          <w:t xml:space="preserve"> </w:t>
        </w:r>
        <w:r w:rsidR="00431FB0">
          <w:rPr>
            <w:rFonts w:ascii="Times New Roman" w:hAnsi="Times New Roman" w:cs="Times New Roman" w:hint="eastAsia"/>
            <w:b/>
            <w:bCs/>
            <w:sz w:val="24"/>
            <w:szCs w:val="24"/>
          </w:rPr>
          <w:t>过去时</w:t>
        </w:r>
      </w:ins>
    </w:p>
    <w:p w14:paraId="6F3FE31C"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 xml:space="preserve">The strengths of this study are as follows: Firstly, the combination of online questionnaire and interviews allowed for wider dissemination of the questionnaire and made the sampling as random as possible. Secondly, we searched extensively for </w:t>
      </w:r>
      <w:r w:rsidRPr="00A679FE">
        <w:rPr>
          <w:rFonts w:ascii="Times New Roman" w:hAnsi="Times New Roman" w:cs="Times New Roman"/>
          <w:sz w:val="24"/>
          <w:szCs w:val="24"/>
        </w:rPr>
        <w:lastRenderedPageBreak/>
        <w:t>foreign papers to ensure the authenticity of DDL trends and to make it convenient to compare with the trend in China.</w:t>
      </w:r>
    </w:p>
    <w:p w14:paraId="00F88962"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However, some limitations exist in our study. First and foremost, the generalizability of the results is limited by the small sample size. In addition, people who are interested in cars may be more likely to fill out the questionnaire, which impacts the reliability of the data. Finally, we did not investigate the correlation between the obtainment of a driver's license and household income, which requires follow-up research by others.</w:t>
      </w:r>
    </w:p>
    <w:p w14:paraId="59BB30C5" w14:textId="77777777" w:rsidR="00A679FE" w:rsidRPr="00A679FE" w:rsidRDefault="00A679FE" w:rsidP="00A679FE">
      <w:pPr>
        <w:spacing w:line="480" w:lineRule="auto"/>
        <w:ind w:firstLine="420"/>
        <w:rPr>
          <w:rFonts w:ascii="Times New Roman" w:hAnsi="Times New Roman" w:cs="Times New Roman"/>
          <w:sz w:val="24"/>
          <w:szCs w:val="24"/>
        </w:rPr>
      </w:pPr>
    </w:p>
    <w:p w14:paraId="7D4AC9EF"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b/>
          <w:bCs/>
          <w:sz w:val="24"/>
          <w:szCs w:val="24"/>
        </w:rPr>
        <w:t>Conclusion and possible implications of the study</w:t>
      </w:r>
      <w:r w:rsidRPr="00A679FE">
        <w:rPr>
          <w:rFonts w:ascii="Times New Roman" w:hAnsi="Times New Roman" w:cs="Times New Roman"/>
          <w:sz w:val="24"/>
          <w:szCs w:val="24"/>
        </w:rPr>
        <w:t xml:space="preserve"> </w:t>
      </w:r>
    </w:p>
    <w:p w14:paraId="3931CF5C" w14:textId="77777777" w:rsidR="00A679FE" w:rsidRPr="00A679FE" w:rsidRDefault="00A679FE" w:rsidP="00A679FE">
      <w:pPr>
        <w:spacing w:line="480" w:lineRule="auto"/>
        <w:ind w:firstLine="420"/>
        <w:rPr>
          <w:rFonts w:ascii="Times New Roman" w:hAnsi="Times New Roman" w:cs="Times New Roman"/>
          <w:sz w:val="24"/>
          <w:szCs w:val="24"/>
        </w:rPr>
      </w:pPr>
    </w:p>
    <w:p w14:paraId="46ECC7E0"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ab/>
        <w:t>The results have answered our research questions well and fulfilled the research purposes successfully. In conclusion, 43.53% of college students in China have a driver's license, which is higher than in the past but not as high as that in the United States. This motivation shows limited correlation with gender. The factors that influence people's motivation are mentioned at the beginning of the discussion section.</w:t>
      </w:r>
    </w:p>
    <w:p w14:paraId="04BCB2D9"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 xml:space="preserve">This study provides valuable insights into the current trends regarding Chinese university students’ acquisition of a driver’s license. It highlights the changing motivations behind students’ decisions, including the influence of convenience, personal development, and societal factors. The significant increase in the percentage of students with a driver’s license in the past decade suggests a shift in attitudes towards driving, likely influenced by China’s growing economic development and urbanization. </w:t>
      </w:r>
      <w:r w:rsidRPr="00A679FE">
        <w:rPr>
          <w:rFonts w:ascii="Times New Roman" w:hAnsi="Times New Roman" w:cs="Times New Roman"/>
          <w:sz w:val="24"/>
          <w:szCs w:val="24"/>
        </w:rPr>
        <w:lastRenderedPageBreak/>
        <w:t>Moreover, the study’s findings that public transportation and new technologies such as autonomous driving are shaping students’ perspectives on driving, emphasize the importance of considering these evolving factors in future transportation policies and educational programs. The research also contributes to a broader understanding of how global trends, such as the decline in car ownership in developed countries, are manifesting in the context of Chinese youth. This provides a foundation for further studies examining the impact of socio-economic factors on mobility choices and the future of driving in China.</w:t>
      </w:r>
      <w:r w:rsidRPr="00A679FE">
        <w:rPr>
          <w:rFonts w:ascii="Times New Roman" w:hAnsi="Times New Roman" w:cs="Times New Roman" w:hint="eastAsia"/>
          <w:sz w:val="24"/>
          <w:szCs w:val="24"/>
        </w:rPr>
        <w:t xml:space="preserve"> </w:t>
      </w:r>
    </w:p>
    <w:p w14:paraId="5625D379"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 xml:space="preserve">This study helps people </w:t>
      </w:r>
      <w:r w:rsidRPr="00A679FE">
        <w:rPr>
          <w:rFonts w:ascii="Times New Roman" w:hAnsi="Times New Roman" w:cs="Times New Roman" w:hint="eastAsia"/>
          <w:sz w:val="24"/>
          <w:szCs w:val="24"/>
        </w:rPr>
        <w:t>better understand</w:t>
      </w:r>
      <w:r w:rsidRPr="00A679FE">
        <w:rPr>
          <w:rFonts w:ascii="Times New Roman" w:hAnsi="Times New Roman" w:cs="Times New Roman"/>
          <w:sz w:val="24"/>
          <w:szCs w:val="24"/>
        </w:rPr>
        <w:t xml:space="preserve"> the proportion of contemporary Chinese college student with a driver's license. Its key findings could delve into the underlying reasons behind the statistics, making our study socially significant.</w:t>
      </w:r>
    </w:p>
    <w:p w14:paraId="042E9BFB" w14:textId="77777777" w:rsidR="00A679FE" w:rsidRPr="00A679FE" w:rsidRDefault="00A679FE" w:rsidP="00A679FE">
      <w:pPr>
        <w:spacing w:line="480" w:lineRule="auto"/>
        <w:ind w:firstLine="420"/>
        <w:rPr>
          <w:rFonts w:ascii="Times New Roman" w:hAnsi="Times New Roman" w:cs="Times New Roman"/>
          <w:b/>
          <w:bCs/>
          <w:sz w:val="24"/>
          <w:szCs w:val="24"/>
        </w:rPr>
      </w:pPr>
    </w:p>
    <w:p w14:paraId="0B22A98E" w14:textId="77777777" w:rsidR="00A679FE" w:rsidRPr="00A679FE" w:rsidRDefault="00A679FE" w:rsidP="00A679FE">
      <w:pPr>
        <w:spacing w:line="480" w:lineRule="auto"/>
        <w:ind w:firstLine="420"/>
        <w:rPr>
          <w:rFonts w:ascii="Times New Roman" w:hAnsi="Times New Roman" w:cs="Times New Roman"/>
          <w:b/>
          <w:bCs/>
          <w:sz w:val="24"/>
          <w:szCs w:val="24"/>
        </w:rPr>
      </w:pPr>
      <w:r w:rsidRPr="00A679FE">
        <w:rPr>
          <w:rFonts w:ascii="Times New Roman" w:hAnsi="Times New Roman" w:cs="Times New Roman"/>
          <w:b/>
          <w:bCs/>
          <w:sz w:val="24"/>
          <w:szCs w:val="24"/>
        </w:rPr>
        <w:t xml:space="preserve">Future research questions based on the findings </w:t>
      </w:r>
    </w:p>
    <w:p w14:paraId="4BCF56FF" w14:textId="77777777" w:rsidR="00A679FE" w:rsidRPr="00A679FE" w:rsidRDefault="00A679FE" w:rsidP="00A679FE">
      <w:pPr>
        <w:spacing w:line="480" w:lineRule="auto"/>
        <w:ind w:firstLine="420"/>
        <w:rPr>
          <w:rFonts w:ascii="Times New Roman" w:hAnsi="Times New Roman" w:cs="Times New Roman"/>
          <w:b/>
          <w:bCs/>
          <w:sz w:val="24"/>
          <w:szCs w:val="24"/>
        </w:rPr>
      </w:pPr>
    </w:p>
    <w:p w14:paraId="6C494721" w14:textId="77777777" w:rsidR="00A679FE" w:rsidRPr="00A679FE" w:rsidRDefault="00A679FE" w:rsidP="00A679FE">
      <w:pPr>
        <w:spacing w:line="480" w:lineRule="auto"/>
        <w:ind w:firstLine="420"/>
        <w:rPr>
          <w:rFonts w:ascii="Times New Roman" w:hAnsi="Times New Roman" w:cs="Times New Roman"/>
          <w:sz w:val="24"/>
          <w:szCs w:val="24"/>
        </w:rPr>
      </w:pPr>
      <w:r w:rsidRPr="00A679FE">
        <w:rPr>
          <w:rFonts w:ascii="Times New Roman" w:hAnsi="Times New Roman" w:cs="Times New Roman"/>
          <w:sz w:val="24"/>
          <w:szCs w:val="24"/>
        </w:rPr>
        <w:t>Given the limitations of our study, here are some recommendations for future research. Future research should take into account the correlation between willingness to obtain a driver's license and household income, to further validate the correctness of the results found by Vaca et al.</w:t>
      </w:r>
      <w:r w:rsidRPr="00A679FE">
        <w:rPr>
          <w:rFonts w:ascii="Times New Roman" w:hAnsi="Times New Roman" w:cs="Times New Roman" w:hint="eastAsia"/>
          <w:sz w:val="24"/>
          <w:szCs w:val="24"/>
        </w:rPr>
        <w:t xml:space="preserve"> </w:t>
      </w:r>
      <w:r w:rsidRPr="00A679FE">
        <w:rPr>
          <w:rFonts w:ascii="Times New Roman" w:hAnsi="Times New Roman" w:cs="Times New Roman"/>
          <w:sz w:val="24"/>
          <w:szCs w:val="24"/>
        </w:rPr>
        <w:t xml:space="preserve">(2024), who suggest that “youth with </w:t>
      </w:r>
      <w:proofErr w:type="gramStart"/>
      <w:r w:rsidRPr="00A679FE">
        <w:rPr>
          <w:rFonts w:ascii="Times New Roman" w:hAnsi="Times New Roman" w:cs="Times New Roman"/>
          <w:sz w:val="24"/>
          <w:szCs w:val="24"/>
        </w:rPr>
        <w:t>low income</w:t>
      </w:r>
      <w:proofErr w:type="gramEnd"/>
      <w:r w:rsidRPr="00A679FE">
        <w:rPr>
          <w:rFonts w:ascii="Times New Roman" w:hAnsi="Times New Roman" w:cs="Times New Roman"/>
          <w:sz w:val="24"/>
          <w:szCs w:val="24"/>
        </w:rPr>
        <w:t xml:space="preserve"> backgrounds are more likely to delay licensure compared to high income youth." Another avenue for future research is to consider the age of participants as a variable to explore the main factors influencing the decision to obtain a driver's license at different ages.</w:t>
      </w:r>
    </w:p>
    <w:p w14:paraId="10BE6BFB" w14:textId="332E55E2" w:rsidR="00431FB0" w:rsidRDefault="00431FB0" w:rsidP="00431FB0">
      <w:pPr>
        <w:spacing w:line="480" w:lineRule="auto"/>
        <w:rPr>
          <w:ins w:id="47" w:author="Kaixuan Gong" w:date="2024-12-04T18:09:00Z"/>
          <w:rFonts w:ascii="Times New Roman" w:hAnsi="Times New Roman" w:cs="Times New Roman"/>
          <w:sz w:val="24"/>
          <w:szCs w:val="24"/>
        </w:rPr>
      </w:pPr>
      <w:ins w:id="48" w:author="Kaixuan Gong" w:date="2024-12-04T18:09:00Z">
        <w:r>
          <w:rPr>
            <w:rFonts w:ascii="Times New Roman" w:hAnsi="Times New Roman" w:cs="Times New Roman" w:hint="eastAsia"/>
            <w:sz w:val="24"/>
            <w:szCs w:val="24"/>
          </w:rPr>
          <w:lastRenderedPageBreak/>
          <w:t>保持用过去时报告和讨论研究结果</w:t>
        </w:r>
      </w:ins>
    </w:p>
    <w:p w14:paraId="5EABD4F1" w14:textId="59F04EEC" w:rsidR="00A679FE" w:rsidRDefault="00431FB0" w:rsidP="00431FB0">
      <w:pPr>
        <w:spacing w:line="480" w:lineRule="auto"/>
        <w:rPr>
          <w:ins w:id="49" w:author="Kaixuan Gong" w:date="2024-12-04T18:09:00Z"/>
          <w:rFonts w:ascii="Times New Roman" w:hAnsi="Times New Roman" w:cs="Times New Roman"/>
          <w:sz w:val="24"/>
          <w:szCs w:val="24"/>
        </w:rPr>
      </w:pPr>
      <w:ins w:id="50" w:author="Kaixuan Gong" w:date="2024-12-04T18:09:00Z">
        <w:r>
          <w:rPr>
            <w:rFonts w:ascii="Times New Roman" w:hAnsi="Times New Roman" w:cs="Times New Roman" w:hint="eastAsia"/>
            <w:sz w:val="24"/>
            <w:szCs w:val="24"/>
          </w:rPr>
          <w:t>内容较丰富</w:t>
        </w:r>
      </w:ins>
    </w:p>
    <w:p w14:paraId="41C3C591" w14:textId="458312F3" w:rsidR="00431FB0" w:rsidRDefault="00431FB0" w:rsidP="00431FB0">
      <w:pPr>
        <w:spacing w:line="480" w:lineRule="auto"/>
        <w:rPr>
          <w:ins w:id="51" w:author="Kaixuan Gong" w:date="2024-12-04T18:10:00Z"/>
          <w:rFonts w:ascii="Times New Roman" w:hAnsi="Times New Roman" w:cs="Times New Roman"/>
          <w:sz w:val="24"/>
          <w:szCs w:val="24"/>
        </w:rPr>
      </w:pPr>
      <w:ins w:id="52" w:author="Kaixuan Gong" w:date="2024-12-04T18:09:00Z">
        <w:r>
          <w:rPr>
            <w:rFonts w:ascii="Times New Roman" w:hAnsi="Times New Roman" w:cs="Times New Roman"/>
            <w:sz w:val="24"/>
            <w:szCs w:val="24"/>
          </w:rPr>
          <w:t>R</w:t>
        </w:r>
        <w:r>
          <w:rPr>
            <w:rFonts w:ascii="Times New Roman" w:hAnsi="Times New Roman" w:cs="Times New Roman" w:hint="eastAsia"/>
            <w:sz w:val="24"/>
            <w:szCs w:val="24"/>
          </w:rPr>
          <w:t>esults</w:t>
        </w:r>
        <w:r>
          <w:rPr>
            <w:rFonts w:ascii="Times New Roman" w:hAnsi="Times New Roman" w:cs="Times New Roman" w:hint="eastAsia"/>
            <w:sz w:val="24"/>
            <w:szCs w:val="24"/>
          </w:rPr>
          <w:t>建议</w:t>
        </w:r>
      </w:ins>
      <w:ins w:id="53" w:author="Kaixuan Gong" w:date="2024-12-04T18:10:00Z">
        <w:r>
          <w:rPr>
            <w:rFonts w:ascii="Times New Roman" w:hAnsi="Times New Roman" w:cs="Times New Roman" w:hint="eastAsia"/>
            <w:sz w:val="24"/>
            <w:szCs w:val="24"/>
          </w:rPr>
          <w:t>按研究问题</w:t>
        </w:r>
      </w:ins>
      <w:ins w:id="54" w:author="Kaixuan Gong" w:date="2024-12-04T18:09:00Z">
        <w:r>
          <w:rPr>
            <w:rFonts w:ascii="Times New Roman" w:hAnsi="Times New Roman" w:cs="Times New Roman" w:hint="eastAsia"/>
            <w:sz w:val="24"/>
            <w:szCs w:val="24"/>
          </w:rPr>
          <w:t>分小节</w:t>
        </w:r>
      </w:ins>
      <w:ins w:id="55" w:author="Kaixuan Gong" w:date="2024-12-04T18:10:00Z">
        <w:r>
          <w:rPr>
            <w:rFonts w:ascii="Times New Roman" w:hAnsi="Times New Roman" w:cs="Times New Roman" w:hint="eastAsia"/>
            <w:sz w:val="24"/>
            <w:szCs w:val="24"/>
          </w:rPr>
          <w:t>，</w:t>
        </w:r>
      </w:ins>
      <w:ins w:id="56" w:author="Kaixuan Gong" w:date="2024-12-04T18:09:00Z">
        <w:r>
          <w:rPr>
            <w:rFonts w:ascii="Times New Roman" w:hAnsi="Times New Roman" w:cs="Times New Roman" w:hint="eastAsia"/>
            <w:sz w:val="24"/>
            <w:szCs w:val="24"/>
          </w:rPr>
          <w:t>而非按照问卷题目</w:t>
        </w:r>
      </w:ins>
      <w:ins w:id="57" w:author="Kaixuan Gong" w:date="2024-12-04T18:10:00Z">
        <w:r>
          <w:rPr>
            <w:rFonts w:ascii="Times New Roman" w:hAnsi="Times New Roman" w:cs="Times New Roman" w:hint="eastAsia"/>
            <w:sz w:val="24"/>
            <w:szCs w:val="24"/>
          </w:rPr>
          <w:t>流水账式描述。每一个段落应该有总起句立刻告诉读者本段的内容是关于什么。</w:t>
        </w:r>
      </w:ins>
    </w:p>
    <w:p w14:paraId="4FDFBEC2" w14:textId="4B6092A5" w:rsidR="00431FB0" w:rsidRDefault="00431FB0">
      <w:pPr>
        <w:spacing w:line="480" w:lineRule="auto"/>
        <w:rPr>
          <w:ins w:id="58" w:author="HP" w:date="2024-12-07T19:11:00Z" w16du:dateUtc="2024-12-07T11:11:00Z"/>
          <w:rFonts w:ascii="Times New Roman" w:hAnsi="Times New Roman" w:cs="Times New Roman"/>
          <w:sz w:val="24"/>
          <w:szCs w:val="24"/>
        </w:rPr>
      </w:pPr>
      <w:ins w:id="59" w:author="Kaixuan Gong" w:date="2024-12-04T18:10:00Z">
        <w:r>
          <w:rPr>
            <w:rFonts w:ascii="Times New Roman" w:hAnsi="Times New Roman" w:cs="Times New Roman"/>
            <w:sz w:val="24"/>
            <w:szCs w:val="24"/>
          </w:rPr>
          <w:t>D</w:t>
        </w:r>
        <w:r>
          <w:rPr>
            <w:rFonts w:ascii="Times New Roman" w:hAnsi="Times New Roman" w:cs="Times New Roman" w:hint="eastAsia"/>
            <w:sz w:val="24"/>
            <w:szCs w:val="24"/>
          </w:rPr>
          <w:t>iscussion</w:t>
        </w:r>
        <w:r>
          <w:rPr>
            <w:rFonts w:ascii="Times New Roman" w:hAnsi="Times New Roman" w:cs="Times New Roman" w:hint="eastAsia"/>
            <w:sz w:val="24"/>
            <w:szCs w:val="24"/>
          </w:rPr>
          <w:t>目前整体逻辑不够清晰，</w:t>
        </w:r>
      </w:ins>
      <w:ins w:id="60" w:author="Kaixuan Gong" w:date="2024-12-04T18:11:00Z">
        <w:r>
          <w:rPr>
            <w:rFonts w:ascii="Times New Roman" w:hAnsi="Times New Roman" w:cs="Times New Roman" w:hint="eastAsia"/>
            <w:sz w:val="24"/>
            <w:szCs w:val="24"/>
          </w:rPr>
          <w:t>建议按照研究问题重新分小节，和</w:t>
        </w:r>
        <w:r>
          <w:rPr>
            <w:rFonts w:ascii="Times New Roman" w:hAnsi="Times New Roman" w:cs="Times New Roman" w:hint="eastAsia"/>
            <w:sz w:val="24"/>
            <w:szCs w:val="24"/>
          </w:rPr>
          <w:t>results</w:t>
        </w:r>
        <w:r>
          <w:rPr>
            <w:rFonts w:ascii="Times New Roman" w:hAnsi="Times New Roman" w:cs="Times New Roman" w:hint="eastAsia"/>
            <w:sz w:val="24"/>
            <w:szCs w:val="24"/>
          </w:rPr>
          <w:t>对应起来。和美国数据比与和以往研究结论比显得有点穿插，不是很明确。</w:t>
        </w:r>
      </w:ins>
    </w:p>
    <w:p w14:paraId="08A6938F" w14:textId="77777777" w:rsidR="00D44D12" w:rsidRDefault="00D44D12">
      <w:pPr>
        <w:spacing w:line="480" w:lineRule="auto"/>
        <w:rPr>
          <w:ins w:id="61" w:author="HP" w:date="2024-12-07T19:11:00Z" w16du:dateUtc="2024-12-07T11:11:00Z"/>
          <w:rFonts w:ascii="Times New Roman" w:hAnsi="Times New Roman" w:cs="Times New Roman"/>
          <w:sz w:val="24"/>
          <w:szCs w:val="24"/>
        </w:rPr>
      </w:pPr>
    </w:p>
    <w:p w14:paraId="4ACE8521" w14:textId="0FDA6091" w:rsidR="00D44D12" w:rsidRDefault="00D44D12">
      <w:pPr>
        <w:spacing w:line="480" w:lineRule="auto"/>
        <w:rPr>
          <w:ins w:id="62" w:author="HP" w:date="2024-12-07T19:11:00Z" w16du:dateUtc="2024-12-07T11:11:00Z"/>
          <w:rFonts w:ascii="Times New Roman" w:hAnsi="Times New Roman" w:cs="Times New Roman"/>
          <w:sz w:val="24"/>
          <w:szCs w:val="24"/>
        </w:rPr>
      </w:pPr>
      <w:ins w:id="63" w:author="HP" w:date="2024-12-07T19:11:00Z" w16du:dateUtc="2024-12-07T11:11:00Z">
        <w:r>
          <w:rPr>
            <w:rFonts w:ascii="Times New Roman" w:hAnsi="Times New Roman" w:cs="Times New Roman" w:hint="eastAsia"/>
            <w:sz w:val="24"/>
            <w:szCs w:val="24"/>
          </w:rPr>
          <w:t>R</w:t>
        </w:r>
        <w:r>
          <w:rPr>
            <w:rFonts w:ascii="Times New Roman" w:hAnsi="Times New Roman" w:cs="Times New Roman" w:hint="eastAsia"/>
            <w:sz w:val="24"/>
            <w:szCs w:val="24"/>
          </w:rPr>
          <w:t>中不要出现其他的研究结果，放到</w:t>
        </w:r>
        <w:r>
          <w:rPr>
            <w:rFonts w:ascii="Times New Roman" w:hAnsi="Times New Roman" w:cs="Times New Roman" w:hint="eastAsia"/>
            <w:sz w:val="24"/>
            <w:szCs w:val="24"/>
          </w:rPr>
          <w:t>D</w:t>
        </w:r>
        <w:r>
          <w:rPr>
            <w:rFonts w:ascii="Times New Roman" w:hAnsi="Times New Roman" w:cs="Times New Roman" w:hint="eastAsia"/>
            <w:sz w:val="24"/>
            <w:szCs w:val="24"/>
          </w:rPr>
          <w:t>中</w:t>
        </w:r>
      </w:ins>
    </w:p>
    <w:p w14:paraId="46A4FF07" w14:textId="2BE4EACB" w:rsidR="00D44D12" w:rsidRDefault="00D44D12">
      <w:pPr>
        <w:spacing w:line="480" w:lineRule="auto"/>
        <w:rPr>
          <w:ins w:id="64" w:author="HP" w:date="2024-12-07T19:12:00Z" w16du:dateUtc="2024-12-07T11:12:00Z"/>
          <w:rFonts w:ascii="Times New Roman" w:hAnsi="Times New Roman" w:cs="Times New Roman"/>
          <w:sz w:val="24"/>
          <w:szCs w:val="24"/>
        </w:rPr>
      </w:pPr>
      <w:ins w:id="65" w:author="HP" w:date="2024-12-07T19:11:00Z" w16du:dateUtc="2024-12-07T11:11:00Z">
        <w:r>
          <w:rPr>
            <w:rFonts w:ascii="Times New Roman" w:hAnsi="Times New Roman" w:cs="Times New Roman" w:hint="eastAsia"/>
            <w:sz w:val="24"/>
            <w:szCs w:val="24"/>
          </w:rPr>
          <w:t>D</w:t>
        </w:r>
        <w:r>
          <w:rPr>
            <w:rFonts w:ascii="Times New Roman" w:hAnsi="Times New Roman" w:cs="Times New Roman" w:hint="eastAsia"/>
            <w:sz w:val="24"/>
            <w:szCs w:val="24"/>
          </w:rPr>
          <w:t>需要与</w:t>
        </w:r>
        <w:r>
          <w:rPr>
            <w:rFonts w:ascii="Times New Roman" w:hAnsi="Times New Roman" w:cs="Times New Roman" w:hint="eastAsia"/>
            <w:sz w:val="24"/>
            <w:szCs w:val="24"/>
          </w:rPr>
          <w:t>R</w:t>
        </w:r>
        <w:r>
          <w:rPr>
            <w:rFonts w:ascii="Times New Roman" w:hAnsi="Times New Roman" w:cs="Times New Roman" w:hint="eastAsia"/>
            <w:sz w:val="24"/>
            <w:szCs w:val="24"/>
          </w:rPr>
          <w:t>的</w:t>
        </w:r>
      </w:ins>
      <w:ins w:id="66" w:author="HP" w:date="2024-12-07T19:12:00Z" w16du:dateUtc="2024-12-07T11:12:00Z">
        <w:r>
          <w:rPr>
            <w:rFonts w:ascii="Times New Roman" w:hAnsi="Times New Roman" w:cs="Times New Roman" w:hint="eastAsia"/>
            <w:sz w:val="24"/>
            <w:szCs w:val="24"/>
          </w:rPr>
          <w:t>部分对应</w:t>
        </w:r>
      </w:ins>
    </w:p>
    <w:p w14:paraId="13FA676B" w14:textId="7FC62B2B" w:rsidR="00D44D12" w:rsidRDefault="00D44D12">
      <w:pPr>
        <w:spacing w:line="480" w:lineRule="auto"/>
        <w:rPr>
          <w:ins w:id="67" w:author="HP" w:date="2024-12-07T19:12:00Z" w16du:dateUtc="2024-12-07T11:12:00Z"/>
          <w:rFonts w:ascii="Times New Roman" w:hAnsi="Times New Roman" w:cs="Times New Roman"/>
          <w:sz w:val="24"/>
          <w:szCs w:val="24"/>
        </w:rPr>
      </w:pPr>
      <w:ins w:id="68" w:author="HP" w:date="2024-12-07T19:12:00Z" w16du:dateUtc="2024-12-07T11:12:00Z">
        <w:r>
          <w:rPr>
            <w:rFonts w:ascii="Times New Roman" w:hAnsi="Times New Roman" w:cs="Times New Roman" w:hint="eastAsia"/>
            <w:sz w:val="24"/>
            <w:szCs w:val="24"/>
          </w:rPr>
          <w:t>注意语言细节</w:t>
        </w:r>
      </w:ins>
    </w:p>
    <w:p w14:paraId="6F9DFEF7" w14:textId="2F80D97D" w:rsidR="00D44D12" w:rsidRPr="00431FB0" w:rsidRDefault="00D44D12">
      <w:pPr>
        <w:spacing w:line="480" w:lineRule="auto"/>
        <w:rPr>
          <w:rFonts w:ascii="Times New Roman" w:hAnsi="Times New Roman" w:cs="Times New Roman"/>
          <w:sz w:val="24"/>
          <w:szCs w:val="24"/>
        </w:rPr>
        <w:pPrChange w:id="69" w:author="Kaixuan Gong" w:date="2024-12-04T18:09:00Z">
          <w:pPr>
            <w:spacing w:line="480" w:lineRule="auto"/>
            <w:ind w:firstLine="420"/>
          </w:pPr>
        </w:pPrChange>
      </w:pPr>
      <w:ins w:id="70" w:author="HP" w:date="2024-12-07T19:12:00Z" w16du:dateUtc="2024-12-07T11:12:00Z">
        <w:r>
          <w:rPr>
            <w:rFonts w:ascii="Times New Roman" w:hAnsi="Times New Roman" w:cs="Times New Roman" w:hint="eastAsia"/>
            <w:sz w:val="24"/>
            <w:szCs w:val="24"/>
          </w:rPr>
          <w:t>9+8.5</w:t>
        </w:r>
      </w:ins>
    </w:p>
    <w:sectPr w:rsidR="00D44D12" w:rsidRPr="00431FB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HP" w:date="2024-12-07T19:07:00Z" w:initials="MOU">
    <w:p w14:paraId="7F7432E4" w14:textId="442232AC" w:rsidR="00D44D12" w:rsidRDefault="00D44D12">
      <w:pPr>
        <w:pStyle w:val="af"/>
        <w:rPr>
          <w:rFonts w:hint="eastAsia"/>
        </w:rPr>
      </w:pPr>
      <w:r>
        <w:rPr>
          <w:rStyle w:val="ae"/>
        </w:rPr>
        <w:annotationRef/>
      </w:r>
      <w:r>
        <w:rPr>
          <w:rFonts w:hint="eastAsia"/>
        </w:rPr>
        <w:t>？表述不清</w:t>
      </w:r>
    </w:p>
  </w:comment>
  <w:comment w:id="2" w:author="HP" w:date="2024-12-07T19:08:00Z" w:initials="MOU">
    <w:p w14:paraId="6F00BE2C" w14:textId="65D65B64" w:rsidR="00D44D12" w:rsidRDefault="00D44D12">
      <w:pPr>
        <w:pStyle w:val="af"/>
        <w:rPr>
          <w:rFonts w:hint="eastAsia"/>
        </w:rPr>
      </w:pPr>
      <w:r>
        <w:rPr>
          <w:rStyle w:val="ae"/>
        </w:rPr>
        <w:annotationRef/>
      </w:r>
      <w:r>
        <w:rPr>
          <w:rFonts w:hint="eastAsia"/>
        </w:rPr>
        <w:t>这个subheading可删掉</w:t>
      </w:r>
    </w:p>
  </w:comment>
  <w:comment w:id="15" w:author="Kaixuan Gong" w:date="2024-12-04T17:57:00Z" w:initials="KG">
    <w:p w14:paraId="14EEBFD8" w14:textId="18ECD2B7" w:rsidR="00AC623D" w:rsidRDefault="00AC623D">
      <w:pPr>
        <w:pStyle w:val="af"/>
        <w:rPr>
          <w:rFonts w:hint="eastAsia"/>
        </w:rPr>
      </w:pPr>
      <w:r>
        <w:rPr>
          <w:rStyle w:val="ae"/>
        </w:rPr>
        <w:annotationRef/>
      </w:r>
      <w:r>
        <w:rPr>
          <w:rFonts w:hint="eastAsia"/>
        </w:rPr>
        <w:t>?</w:t>
      </w:r>
    </w:p>
  </w:comment>
  <w:comment w:id="14" w:author="Kaixuan Gong" w:date="2024-12-04T17:58:00Z" w:initials="KG">
    <w:p w14:paraId="7D10124D" w14:textId="27FE447A" w:rsidR="00AC623D" w:rsidRDefault="00AC623D">
      <w:pPr>
        <w:pStyle w:val="af"/>
        <w:rPr>
          <w:rFonts w:hint="eastAsia"/>
        </w:rPr>
      </w:pPr>
      <w:r>
        <w:rPr>
          <w:rStyle w:val="ae"/>
        </w:rPr>
        <w:annotationRef/>
      </w:r>
      <w:r>
        <w:rPr>
          <w:rFonts w:hint="eastAsia"/>
        </w:rPr>
        <w:t>为啥都有两个数 而且这些应该在图中标明而不是note</w:t>
      </w:r>
    </w:p>
  </w:comment>
  <w:comment w:id="18" w:author="HP" w:date="2024-12-07T19:08:00Z" w:initials="MOU">
    <w:p w14:paraId="6E35F955" w14:textId="443785BE" w:rsidR="00D44D12" w:rsidRDefault="00D44D12">
      <w:pPr>
        <w:pStyle w:val="af"/>
        <w:rPr>
          <w:rFonts w:hint="eastAsia"/>
        </w:rPr>
      </w:pPr>
      <w:r>
        <w:rPr>
          <w:rStyle w:val="ae"/>
        </w:rPr>
        <w:annotationRef/>
      </w:r>
      <w:r>
        <w:t>T</w:t>
      </w:r>
      <w:r>
        <w:rPr>
          <w:rFonts w:hint="eastAsia"/>
        </w:rPr>
        <w:t>he</w:t>
      </w:r>
      <w:r>
        <w:t xml:space="preserve"> pariticipants</w:t>
      </w:r>
    </w:p>
  </w:comment>
  <w:comment w:id="24" w:author="HP" w:date="2024-12-07T19:09:00Z" w:initials="MOU">
    <w:p w14:paraId="2E257818" w14:textId="1ADD7427" w:rsidR="00D44D12" w:rsidRDefault="00D44D12">
      <w:pPr>
        <w:pStyle w:val="af"/>
        <w:rPr>
          <w:rFonts w:hint="eastAsia"/>
        </w:rPr>
      </w:pPr>
      <w:r>
        <w:rPr>
          <w:rStyle w:val="ae"/>
        </w:rPr>
        <w:annotationRef/>
      </w:r>
      <w:r>
        <w:rPr>
          <w:rFonts w:hint="eastAsia"/>
        </w:rPr>
        <w:t>时态</w:t>
      </w:r>
    </w:p>
  </w:comment>
  <w:comment w:id="33" w:author="Kaixuan Gong" w:date="2024-12-04T18:02:00Z" w:initials="KG">
    <w:p w14:paraId="1E46D74C" w14:textId="77777777" w:rsidR="00AC623D" w:rsidRDefault="00AC623D">
      <w:pPr>
        <w:pStyle w:val="af"/>
        <w:rPr>
          <w:rFonts w:hint="eastAsia"/>
        </w:rPr>
      </w:pPr>
      <w:r>
        <w:rPr>
          <w:rStyle w:val="ae"/>
        </w:rPr>
        <w:annotationRef/>
      </w:r>
      <w:r>
        <w:rPr>
          <w:rFonts w:hint="eastAsia"/>
        </w:rPr>
        <w:t>不适宜作为标题 与前人对比是途径而非目的</w:t>
      </w:r>
    </w:p>
    <w:p w14:paraId="45DD77E4" w14:textId="76F884CA" w:rsidR="00AC623D" w:rsidRDefault="00AC623D">
      <w:pPr>
        <w:pStyle w:val="af"/>
        <w:ind w:leftChars="82" w:left="180"/>
        <w:rPr>
          <w:rFonts w:hint="eastAsia"/>
        </w:rPr>
      </w:pPr>
      <w:r>
        <w:rPr>
          <w:rFonts w:hint="eastAsia"/>
        </w:rPr>
        <w:t>小标题应与研究问题对应</w:t>
      </w:r>
    </w:p>
  </w:comment>
  <w:comment w:id="35" w:author="HP" w:date="2024-12-07T19:10:00Z" w:initials="MOU">
    <w:p w14:paraId="2BB309C0" w14:textId="5035F1CE" w:rsidR="00D44D12" w:rsidRDefault="00D44D12">
      <w:pPr>
        <w:pStyle w:val="af"/>
        <w:rPr>
          <w:rFonts w:hint="eastAsia"/>
        </w:rPr>
      </w:pPr>
      <w:r>
        <w:rPr>
          <w:rStyle w:val="ae"/>
        </w:rPr>
        <w:annotationRef/>
      </w:r>
      <w:r>
        <w:rPr>
          <w:rFonts w:hint="eastAsia"/>
        </w:rPr>
        <w:t>？前后的关系？</w:t>
      </w:r>
    </w:p>
  </w:comment>
  <w:comment w:id="36" w:author="Kaixuan Gong" w:date="2024-12-04T18:04:00Z" w:initials="KG">
    <w:p w14:paraId="29B1F3D7" w14:textId="7010E252" w:rsidR="00AC623D" w:rsidRDefault="00AC623D">
      <w:pPr>
        <w:pStyle w:val="af"/>
        <w:rPr>
          <w:rFonts w:hint="eastAsia"/>
        </w:rPr>
      </w:pPr>
      <w:r>
        <w:rPr>
          <w:rStyle w:val="ae"/>
        </w:rPr>
        <w:annotationRef/>
      </w:r>
      <w:r>
        <w:rPr>
          <w:rFonts w:hint="eastAsia"/>
        </w:rPr>
        <w:t>直引需要</w:t>
      </w:r>
      <w:r w:rsidR="00431FB0">
        <w:rPr>
          <w:rFonts w:hint="eastAsia"/>
        </w:rPr>
        <w:t>页码 下同</w:t>
      </w:r>
    </w:p>
  </w:comment>
  <w:comment w:id="41" w:author="Kaixuan Gong" w:date="2024-12-04T18:04:00Z" w:initials="KG">
    <w:p w14:paraId="1EED2C34" w14:textId="1DF90404" w:rsidR="00AC623D" w:rsidRDefault="00AC623D">
      <w:pPr>
        <w:pStyle w:val="af"/>
        <w:rPr>
          <w:rFonts w:hint="eastAsia"/>
        </w:rPr>
      </w:pPr>
      <w:r>
        <w:rPr>
          <w:rStyle w:val="ae"/>
        </w:rPr>
        <w:annotationRef/>
      </w:r>
      <w:r>
        <w:rPr>
          <w:rFonts w:hint="eastAsia"/>
        </w:rPr>
        <w:t>?</w:t>
      </w:r>
      <w:r>
        <w:t xml:space="preserve"> </w:t>
      </w:r>
      <w:r>
        <w:rPr>
          <w:rFonts w:hint="eastAsia"/>
        </w:rPr>
        <w:t>直接说增长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F7432E4" w15:done="0"/>
  <w15:commentEx w15:paraId="6F00BE2C" w15:done="0"/>
  <w15:commentEx w15:paraId="14EEBFD8" w15:done="0"/>
  <w15:commentEx w15:paraId="7D10124D" w15:done="0"/>
  <w15:commentEx w15:paraId="6E35F955" w15:done="0"/>
  <w15:commentEx w15:paraId="2E257818" w15:done="0"/>
  <w15:commentEx w15:paraId="45DD77E4" w15:done="0"/>
  <w15:commentEx w15:paraId="2BB309C0" w15:done="0"/>
  <w15:commentEx w15:paraId="29B1F3D7" w15:done="0"/>
  <w15:commentEx w15:paraId="1EED2C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1FBAC7F" w16cex:dateUtc="2024-12-07T11:07:00Z"/>
  <w16cex:commentExtensible w16cex:durableId="26681E3F" w16cex:dateUtc="2024-12-07T11:08:00Z"/>
  <w16cex:commentExtensible w16cex:durableId="0EA5F268" w16cex:dateUtc="2024-12-04T09:57:00Z"/>
  <w16cex:commentExtensible w16cex:durableId="238AF56D" w16cex:dateUtc="2024-12-04T09:58:00Z"/>
  <w16cex:commentExtensible w16cex:durableId="1F3D4613" w16cex:dateUtc="2024-12-07T11:08:00Z"/>
  <w16cex:commentExtensible w16cex:durableId="5EF18EB9" w16cex:dateUtc="2024-12-07T11:09:00Z"/>
  <w16cex:commentExtensible w16cex:durableId="15571F77" w16cex:dateUtc="2024-12-04T10:02:00Z"/>
  <w16cex:commentExtensible w16cex:durableId="7B0A492A" w16cex:dateUtc="2024-12-07T11:10:00Z"/>
  <w16cex:commentExtensible w16cex:durableId="6E3DC701" w16cex:dateUtc="2024-12-04T10:04:00Z"/>
  <w16cex:commentExtensible w16cex:durableId="734FC744" w16cex:dateUtc="2024-12-04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F7432E4" w16cid:durableId="31FBAC7F"/>
  <w16cid:commentId w16cid:paraId="6F00BE2C" w16cid:durableId="26681E3F"/>
  <w16cid:commentId w16cid:paraId="14EEBFD8" w16cid:durableId="0EA5F268"/>
  <w16cid:commentId w16cid:paraId="7D10124D" w16cid:durableId="238AF56D"/>
  <w16cid:commentId w16cid:paraId="6E35F955" w16cid:durableId="1F3D4613"/>
  <w16cid:commentId w16cid:paraId="2E257818" w16cid:durableId="5EF18EB9"/>
  <w16cid:commentId w16cid:paraId="45DD77E4" w16cid:durableId="15571F77"/>
  <w16cid:commentId w16cid:paraId="2BB309C0" w16cid:durableId="7B0A492A"/>
  <w16cid:commentId w16cid:paraId="29B1F3D7" w16cid:durableId="6E3DC701"/>
  <w16cid:commentId w16cid:paraId="1EED2C34" w16cid:durableId="734FC7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5F34B" w14:textId="77777777" w:rsidR="00DE6FD1" w:rsidRDefault="00DE6FD1" w:rsidP="002F13CD">
      <w:pPr>
        <w:rPr>
          <w:rFonts w:hint="eastAsia"/>
        </w:rPr>
      </w:pPr>
      <w:r>
        <w:separator/>
      </w:r>
    </w:p>
  </w:endnote>
  <w:endnote w:type="continuationSeparator" w:id="0">
    <w:p w14:paraId="07FEB8CE" w14:textId="77777777" w:rsidR="00DE6FD1" w:rsidRDefault="00DE6FD1" w:rsidP="002F13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4D741" w14:textId="77777777" w:rsidR="00DE6FD1" w:rsidRDefault="00DE6FD1" w:rsidP="002F13CD">
      <w:pPr>
        <w:rPr>
          <w:rFonts w:hint="eastAsia"/>
        </w:rPr>
      </w:pPr>
      <w:r>
        <w:separator/>
      </w:r>
    </w:p>
  </w:footnote>
  <w:footnote w:type="continuationSeparator" w:id="0">
    <w:p w14:paraId="63531DF5" w14:textId="77777777" w:rsidR="00DE6FD1" w:rsidRDefault="00DE6FD1" w:rsidP="002F13C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D6AC5"/>
    <w:multiLevelType w:val="multilevel"/>
    <w:tmpl w:val="99F60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0362B"/>
    <w:multiLevelType w:val="multilevel"/>
    <w:tmpl w:val="C204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870357"/>
    <w:multiLevelType w:val="multilevel"/>
    <w:tmpl w:val="ACA6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0318B"/>
    <w:multiLevelType w:val="multilevel"/>
    <w:tmpl w:val="B55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1071">
    <w:abstractNumId w:val="0"/>
  </w:num>
  <w:num w:numId="2" w16cid:durableId="1477607061">
    <w:abstractNumId w:val="3"/>
  </w:num>
  <w:num w:numId="3" w16cid:durableId="746538441">
    <w:abstractNumId w:val="2"/>
  </w:num>
  <w:num w:numId="4" w16cid:durableId="191130318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P">
    <w15:presenceInfo w15:providerId="None" w15:userId="HP"/>
  </w15:person>
  <w15:person w15:author="Kaixuan Gong">
    <w15:presenceInfo w15:providerId="AD" w15:userId="S::kg481@cam.ac.uk::9d7307fa-937c-4fd2-85d1-eaff602af4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6B"/>
    <w:rsid w:val="00005C1C"/>
    <w:rsid w:val="00010D8E"/>
    <w:rsid w:val="00035B35"/>
    <w:rsid w:val="00041EA8"/>
    <w:rsid w:val="000571C1"/>
    <w:rsid w:val="000A574A"/>
    <w:rsid w:val="000B465C"/>
    <w:rsid w:val="000C37AD"/>
    <w:rsid w:val="00117422"/>
    <w:rsid w:val="00151592"/>
    <w:rsid w:val="001576BB"/>
    <w:rsid w:val="001763BA"/>
    <w:rsid w:val="001A00CA"/>
    <w:rsid w:val="001D1EB2"/>
    <w:rsid w:val="001E1C32"/>
    <w:rsid w:val="00252012"/>
    <w:rsid w:val="002A11D1"/>
    <w:rsid w:val="002B0C69"/>
    <w:rsid w:val="002C78C3"/>
    <w:rsid w:val="002E21BE"/>
    <w:rsid w:val="002F13CD"/>
    <w:rsid w:val="002F5421"/>
    <w:rsid w:val="003056D7"/>
    <w:rsid w:val="003458C6"/>
    <w:rsid w:val="00372B09"/>
    <w:rsid w:val="0038612F"/>
    <w:rsid w:val="003A5F0F"/>
    <w:rsid w:val="003B48B9"/>
    <w:rsid w:val="00431CFD"/>
    <w:rsid w:val="00431FB0"/>
    <w:rsid w:val="0045113E"/>
    <w:rsid w:val="00455CF9"/>
    <w:rsid w:val="004757E5"/>
    <w:rsid w:val="004A4E29"/>
    <w:rsid w:val="004A6E5A"/>
    <w:rsid w:val="004E5C85"/>
    <w:rsid w:val="0053187A"/>
    <w:rsid w:val="00557A59"/>
    <w:rsid w:val="00577C5F"/>
    <w:rsid w:val="005E1CEF"/>
    <w:rsid w:val="00601F5B"/>
    <w:rsid w:val="006063AE"/>
    <w:rsid w:val="006860F4"/>
    <w:rsid w:val="007364E7"/>
    <w:rsid w:val="007726A8"/>
    <w:rsid w:val="0078436C"/>
    <w:rsid w:val="007955D8"/>
    <w:rsid w:val="007A59FF"/>
    <w:rsid w:val="007D0DC1"/>
    <w:rsid w:val="00822292"/>
    <w:rsid w:val="00830FF1"/>
    <w:rsid w:val="00840A1A"/>
    <w:rsid w:val="00850D33"/>
    <w:rsid w:val="00865B84"/>
    <w:rsid w:val="00865C16"/>
    <w:rsid w:val="008775C6"/>
    <w:rsid w:val="008948D1"/>
    <w:rsid w:val="008C0126"/>
    <w:rsid w:val="008E2E7D"/>
    <w:rsid w:val="00900723"/>
    <w:rsid w:val="0090507A"/>
    <w:rsid w:val="00910B0A"/>
    <w:rsid w:val="009549A8"/>
    <w:rsid w:val="0096657B"/>
    <w:rsid w:val="00986231"/>
    <w:rsid w:val="009951EB"/>
    <w:rsid w:val="009B4F70"/>
    <w:rsid w:val="009C1F4E"/>
    <w:rsid w:val="00A05969"/>
    <w:rsid w:val="00A349BC"/>
    <w:rsid w:val="00A65851"/>
    <w:rsid w:val="00A679FE"/>
    <w:rsid w:val="00A72BBE"/>
    <w:rsid w:val="00A87E7E"/>
    <w:rsid w:val="00AA0F1C"/>
    <w:rsid w:val="00AB43C6"/>
    <w:rsid w:val="00AC623D"/>
    <w:rsid w:val="00AE5D29"/>
    <w:rsid w:val="00B23AA9"/>
    <w:rsid w:val="00B50FC9"/>
    <w:rsid w:val="00B57407"/>
    <w:rsid w:val="00B63E23"/>
    <w:rsid w:val="00B64F4C"/>
    <w:rsid w:val="00B71FD9"/>
    <w:rsid w:val="00BD29B7"/>
    <w:rsid w:val="00C124CC"/>
    <w:rsid w:val="00C845F7"/>
    <w:rsid w:val="00C9004F"/>
    <w:rsid w:val="00CD3FCB"/>
    <w:rsid w:val="00CF2199"/>
    <w:rsid w:val="00D40DBA"/>
    <w:rsid w:val="00D44D12"/>
    <w:rsid w:val="00D465C3"/>
    <w:rsid w:val="00D6586B"/>
    <w:rsid w:val="00DE4765"/>
    <w:rsid w:val="00DE6FD1"/>
    <w:rsid w:val="00DF598E"/>
    <w:rsid w:val="00E54317"/>
    <w:rsid w:val="00E77D85"/>
    <w:rsid w:val="00EC2C11"/>
    <w:rsid w:val="00EC3E01"/>
    <w:rsid w:val="00EC7646"/>
    <w:rsid w:val="00F13F51"/>
    <w:rsid w:val="00FA77D6"/>
    <w:rsid w:val="00FD47EF"/>
    <w:rsid w:val="00FD6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A9BED"/>
  <w15:chartTrackingRefBased/>
  <w15:docId w15:val="{62B9D7CB-FC74-4FF9-A942-2833CFA9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58C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13CD"/>
    <w:pPr>
      <w:tabs>
        <w:tab w:val="center" w:pos="4153"/>
        <w:tab w:val="right" w:pos="8306"/>
      </w:tabs>
      <w:snapToGrid w:val="0"/>
      <w:jc w:val="center"/>
    </w:pPr>
    <w:rPr>
      <w:sz w:val="18"/>
      <w:szCs w:val="18"/>
    </w:rPr>
  </w:style>
  <w:style w:type="character" w:customStyle="1" w:styleId="a4">
    <w:name w:val="页眉 字符"/>
    <w:basedOn w:val="a0"/>
    <w:link w:val="a3"/>
    <w:uiPriority w:val="99"/>
    <w:rsid w:val="002F13CD"/>
    <w:rPr>
      <w:sz w:val="18"/>
      <w:szCs w:val="18"/>
    </w:rPr>
  </w:style>
  <w:style w:type="paragraph" w:styleId="a5">
    <w:name w:val="footer"/>
    <w:basedOn w:val="a"/>
    <w:link w:val="a6"/>
    <w:uiPriority w:val="99"/>
    <w:unhideWhenUsed/>
    <w:rsid w:val="002F13CD"/>
    <w:pPr>
      <w:tabs>
        <w:tab w:val="center" w:pos="4153"/>
        <w:tab w:val="right" w:pos="8306"/>
      </w:tabs>
      <w:snapToGrid w:val="0"/>
      <w:jc w:val="left"/>
    </w:pPr>
    <w:rPr>
      <w:sz w:val="18"/>
      <w:szCs w:val="18"/>
    </w:rPr>
  </w:style>
  <w:style w:type="character" w:customStyle="1" w:styleId="a6">
    <w:name w:val="页脚 字符"/>
    <w:basedOn w:val="a0"/>
    <w:link w:val="a5"/>
    <w:uiPriority w:val="99"/>
    <w:rsid w:val="002F13CD"/>
    <w:rPr>
      <w:sz w:val="18"/>
      <w:szCs w:val="18"/>
    </w:rPr>
  </w:style>
  <w:style w:type="table" w:styleId="-3">
    <w:name w:val="Light List Accent 3"/>
    <w:basedOn w:val="a1"/>
    <w:uiPriority w:val="61"/>
    <w:rsid w:val="00601F5B"/>
    <w:rPr>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DecimalAligned">
    <w:name w:val="Decimal Aligned"/>
    <w:basedOn w:val="a"/>
    <w:uiPriority w:val="40"/>
    <w:qFormat/>
    <w:rsid w:val="000571C1"/>
    <w:pPr>
      <w:widowControl/>
      <w:tabs>
        <w:tab w:val="decimal" w:pos="360"/>
      </w:tabs>
      <w:spacing w:after="200" w:line="276" w:lineRule="auto"/>
      <w:jc w:val="left"/>
    </w:pPr>
    <w:rPr>
      <w:rFonts w:cs="Times New Roman"/>
      <w:kern w:val="0"/>
      <w14:ligatures w14:val="none"/>
    </w:rPr>
  </w:style>
  <w:style w:type="paragraph" w:styleId="a7">
    <w:name w:val="footnote text"/>
    <w:basedOn w:val="a"/>
    <w:link w:val="a8"/>
    <w:uiPriority w:val="99"/>
    <w:unhideWhenUsed/>
    <w:rsid w:val="000571C1"/>
    <w:pPr>
      <w:widowControl/>
      <w:jc w:val="left"/>
    </w:pPr>
    <w:rPr>
      <w:rFonts w:cs="Times New Roman"/>
      <w:kern w:val="0"/>
      <w:sz w:val="20"/>
      <w:szCs w:val="20"/>
      <w14:ligatures w14:val="none"/>
    </w:rPr>
  </w:style>
  <w:style w:type="character" w:customStyle="1" w:styleId="a8">
    <w:name w:val="脚注文本 字符"/>
    <w:basedOn w:val="a0"/>
    <w:link w:val="a7"/>
    <w:uiPriority w:val="99"/>
    <w:rsid w:val="000571C1"/>
    <w:rPr>
      <w:rFonts w:cs="Times New Roman"/>
      <w:kern w:val="0"/>
      <w:sz w:val="20"/>
      <w:szCs w:val="20"/>
      <w14:ligatures w14:val="none"/>
    </w:rPr>
  </w:style>
  <w:style w:type="character" w:styleId="a9">
    <w:name w:val="Subtle Emphasis"/>
    <w:basedOn w:val="a0"/>
    <w:uiPriority w:val="19"/>
    <w:qFormat/>
    <w:rsid w:val="000571C1"/>
    <w:rPr>
      <w:i/>
      <w:iCs/>
    </w:rPr>
  </w:style>
  <w:style w:type="table" w:styleId="-1">
    <w:name w:val="Light Shading Accent 1"/>
    <w:basedOn w:val="a1"/>
    <w:uiPriority w:val="60"/>
    <w:rsid w:val="000571C1"/>
    <w:rPr>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aa">
    <w:name w:val="Normal (Web)"/>
    <w:basedOn w:val="a"/>
    <w:uiPriority w:val="99"/>
    <w:semiHidden/>
    <w:unhideWhenUsed/>
    <w:rsid w:val="00FD47EF"/>
    <w:rPr>
      <w:rFonts w:ascii="Times New Roman" w:hAnsi="Times New Roman" w:cs="Times New Roman"/>
      <w:sz w:val="24"/>
      <w:szCs w:val="24"/>
    </w:rPr>
  </w:style>
  <w:style w:type="character" w:styleId="ab">
    <w:name w:val="Hyperlink"/>
    <w:basedOn w:val="a0"/>
    <w:uiPriority w:val="99"/>
    <w:unhideWhenUsed/>
    <w:rsid w:val="004E5C85"/>
    <w:rPr>
      <w:color w:val="467886" w:themeColor="hyperlink"/>
      <w:u w:val="single"/>
    </w:rPr>
  </w:style>
  <w:style w:type="character" w:styleId="ac">
    <w:name w:val="Unresolved Mention"/>
    <w:basedOn w:val="a0"/>
    <w:uiPriority w:val="99"/>
    <w:semiHidden/>
    <w:unhideWhenUsed/>
    <w:rsid w:val="004E5C85"/>
    <w:rPr>
      <w:color w:val="605E5C"/>
      <w:shd w:val="clear" w:color="auto" w:fill="E1DFDD"/>
    </w:rPr>
  </w:style>
  <w:style w:type="paragraph" w:styleId="ad">
    <w:name w:val="Revision"/>
    <w:hidden/>
    <w:uiPriority w:val="99"/>
    <w:semiHidden/>
    <w:rsid w:val="00AC623D"/>
  </w:style>
  <w:style w:type="character" w:styleId="ae">
    <w:name w:val="annotation reference"/>
    <w:basedOn w:val="a0"/>
    <w:uiPriority w:val="99"/>
    <w:semiHidden/>
    <w:unhideWhenUsed/>
    <w:rsid w:val="00AC623D"/>
    <w:rPr>
      <w:sz w:val="21"/>
      <w:szCs w:val="21"/>
    </w:rPr>
  </w:style>
  <w:style w:type="paragraph" w:styleId="af">
    <w:name w:val="annotation text"/>
    <w:basedOn w:val="a"/>
    <w:link w:val="af0"/>
    <w:uiPriority w:val="99"/>
    <w:semiHidden/>
    <w:unhideWhenUsed/>
    <w:rsid w:val="00AC623D"/>
    <w:pPr>
      <w:jc w:val="left"/>
    </w:pPr>
  </w:style>
  <w:style w:type="character" w:customStyle="1" w:styleId="af0">
    <w:name w:val="批注文字 字符"/>
    <w:basedOn w:val="a0"/>
    <w:link w:val="af"/>
    <w:uiPriority w:val="99"/>
    <w:semiHidden/>
    <w:rsid w:val="00AC623D"/>
  </w:style>
  <w:style w:type="paragraph" w:styleId="af1">
    <w:name w:val="annotation subject"/>
    <w:basedOn w:val="af"/>
    <w:next w:val="af"/>
    <w:link w:val="af2"/>
    <w:uiPriority w:val="99"/>
    <w:semiHidden/>
    <w:unhideWhenUsed/>
    <w:rsid w:val="00AC623D"/>
    <w:rPr>
      <w:b/>
      <w:bCs/>
    </w:rPr>
  </w:style>
  <w:style w:type="character" w:customStyle="1" w:styleId="af2">
    <w:name w:val="批注主题 字符"/>
    <w:basedOn w:val="af0"/>
    <w:link w:val="af1"/>
    <w:uiPriority w:val="99"/>
    <w:semiHidden/>
    <w:rsid w:val="00AC62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896723">
      <w:bodyDiv w:val="1"/>
      <w:marLeft w:val="0"/>
      <w:marRight w:val="0"/>
      <w:marTop w:val="0"/>
      <w:marBottom w:val="0"/>
      <w:divBdr>
        <w:top w:val="none" w:sz="0" w:space="0" w:color="auto"/>
        <w:left w:val="none" w:sz="0" w:space="0" w:color="auto"/>
        <w:bottom w:val="none" w:sz="0" w:space="0" w:color="auto"/>
        <w:right w:val="none" w:sz="0" w:space="0" w:color="auto"/>
      </w:divBdr>
    </w:div>
    <w:div w:id="492530711">
      <w:bodyDiv w:val="1"/>
      <w:marLeft w:val="0"/>
      <w:marRight w:val="0"/>
      <w:marTop w:val="0"/>
      <w:marBottom w:val="0"/>
      <w:divBdr>
        <w:top w:val="none" w:sz="0" w:space="0" w:color="auto"/>
        <w:left w:val="none" w:sz="0" w:space="0" w:color="auto"/>
        <w:bottom w:val="none" w:sz="0" w:space="0" w:color="auto"/>
        <w:right w:val="none" w:sz="0" w:space="0" w:color="auto"/>
      </w:divBdr>
    </w:div>
    <w:div w:id="525758507">
      <w:bodyDiv w:val="1"/>
      <w:marLeft w:val="0"/>
      <w:marRight w:val="0"/>
      <w:marTop w:val="0"/>
      <w:marBottom w:val="0"/>
      <w:divBdr>
        <w:top w:val="none" w:sz="0" w:space="0" w:color="auto"/>
        <w:left w:val="none" w:sz="0" w:space="0" w:color="auto"/>
        <w:bottom w:val="none" w:sz="0" w:space="0" w:color="auto"/>
        <w:right w:val="none" w:sz="0" w:space="0" w:color="auto"/>
      </w:divBdr>
    </w:div>
    <w:div w:id="688146248">
      <w:bodyDiv w:val="1"/>
      <w:marLeft w:val="0"/>
      <w:marRight w:val="0"/>
      <w:marTop w:val="0"/>
      <w:marBottom w:val="0"/>
      <w:divBdr>
        <w:top w:val="none" w:sz="0" w:space="0" w:color="auto"/>
        <w:left w:val="none" w:sz="0" w:space="0" w:color="auto"/>
        <w:bottom w:val="none" w:sz="0" w:space="0" w:color="auto"/>
        <w:right w:val="none" w:sz="0" w:space="0" w:color="auto"/>
      </w:divBdr>
    </w:div>
    <w:div w:id="763308047">
      <w:bodyDiv w:val="1"/>
      <w:marLeft w:val="0"/>
      <w:marRight w:val="0"/>
      <w:marTop w:val="0"/>
      <w:marBottom w:val="0"/>
      <w:divBdr>
        <w:top w:val="none" w:sz="0" w:space="0" w:color="auto"/>
        <w:left w:val="none" w:sz="0" w:space="0" w:color="auto"/>
        <w:bottom w:val="none" w:sz="0" w:space="0" w:color="auto"/>
        <w:right w:val="none" w:sz="0" w:space="0" w:color="auto"/>
      </w:divBdr>
    </w:div>
    <w:div w:id="1041053281">
      <w:bodyDiv w:val="1"/>
      <w:marLeft w:val="0"/>
      <w:marRight w:val="0"/>
      <w:marTop w:val="0"/>
      <w:marBottom w:val="0"/>
      <w:divBdr>
        <w:top w:val="none" w:sz="0" w:space="0" w:color="auto"/>
        <w:left w:val="none" w:sz="0" w:space="0" w:color="auto"/>
        <w:bottom w:val="none" w:sz="0" w:space="0" w:color="auto"/>
        <w:right w:val="none" w:sz="0" w:space="0" w:color="auto"/>
      </w:divBdr>
    </w:div>
    <w:div w:id="1138113558">
      <w:bodyDiv w:val="1"/>
      <w:marLeft w:val="0"/>
      <w:marRight w:val="0"/>
      <w:marTop w:val="0"/>
      <w:marBottom w:val="0"/>
      <w:divBdr>
        <w:top w:val="none" w:sz="0" w:space="0" w:color="auto"/>
        <w:left w:val="none" w:sz="0" w:space="0" w:color="auto"/>
        <w:bottom w:val="none" w:sz="0" w:space="0" w:color="auto"/>
        <w:right w:val="none" w:sz="0" w:space="0" w:color="auto"/>
      </w:divBdr>
    </w:div>
    <w:div w:id="1232620548">
      <w:bodyDiv w:val="1"/>
      <w:marLeft w:val="0"/>
      <w:marRight w:val="0"/>
      <w:marTop w:val="0"/>
      <w:marBottom w:val="0"/>
      <w:divBdr>
        <w:top w:val="none" w:sz="0" w:space="0" w:color="auto"/>
        <w:left w:val="none" w:sz="0" w:space="0" w:color="auto"/>
        <w:bottom w:val="none" w:sz="0" w:space="0" w:color="auto"/>
        <w:right w:val="none" w:sz="0" w:space="0" w:color="auto"/>
      </w:divBdr>
    </w:div>
    <w:div w:id="1289318844">
      <w:bodyDiv w:val="1"/>
      <w:marLeft w:val="0"/>
      <w:marRight w:val="0"/>
      <w:marTop w:val="0"/>
      <w:marBottom w:val="0"/>
      <w:divBdr>
        <w:top w:val="none" w:sz="0" w:space="0" w:color="auto"/>
        <w:left w:val="none" w:sz="0" w:space="0" w:color="auto"/>
        <w:bottom w:val="none" w:sz="0" w:space="0" w:color="auto"/>
        <w:right w:val="none" w:sz="0" w:space="0" w:color="auto"/>
      </w:divBdr>
    </w:div>
    <w:div w:id="1356733374">
      <w:bodyDiv w:val="1"/>
      <w:marLeft w:val="0"/>
      <w:marRight w:val="0"/>
      <w:marTop w:val="0"/>
      <w:marBottom w:val="0"/>
      <w:divBdr>
        <w:top w:val="none" w:sz="0" w:space="0" w:color="auto"/>
        <w:left w:val="none" w:sz="0" w:space="0" w:color="auto"/>
        <w:bottom w:val="none" w:sz="0" w:space="0" w:color="auto"/>
        <w:right w:val="none" w:sz="0" w:space="0" w:color="auto"/>
      </w:divBdr>
    </w:div>
    <w:div w:id="1423800981">
      <w:bodyDiv w:val="1"/>
      <w:marLeft w:val="0"/>
      <w:marRight w:val="0"/>
      <w:marTop w:val="0"/>
      <w:marBottom w:val="0"/>
      <w:divBdr>
        <w:top w:val="none" w:sz="0" w:space="0" w:color="auto"/>
        <w:left w:val="none" w:sz="0" w:space="0" w:color="auto"/>
        <w:bottom w:val="none" w:sz="0" w:space="0" w:color="auto"/>
        <w:right w:val="none" w:sz="0" w:space="0" w:color="auto"/>
      </w:divBdr>
    </w:div>
    <w:div w:id="1552036886">
      <w:bodyDiv w:val="1"/>
      <w:marLeft w:val="0"/>
      <w:marRight w:val="0"/>
      <w:marTop w:val="0"/>
      <w:marBottom w:val="0"/>
      <w:divBdr>
        <w:top w:val="none" w:sz="0" w:space="0" w:color="auto"/>
        <w:left w:val="none" w:sz="0" w:space="0" w:color="auto"/>
        <w:bottom w:val="none" w:sz="0" w:space="0" w:color="auto"/>
        <w:right w:val="none" w:sz="0" w:space="0" w:color="auto"/>
      </w:divBdr>
    </w:div>
    <w:div w:id="1737704712">
      <w:bodyDiv w:val="1"/>
      <w:marLeft w:val="0"/>
      <w:marRight w:val="0"/>
      <w:marTop w:val="0"/>
      <w:marBottom w:val="0"/>
      <w:divBdr>
        <w:top w:val="none" w:sz="0" w:space="0" w:color="auto"/>
        <w:left w:val="none" w:sz="0" w:space="0" w:color="auto"/>
        <w:bottom w:val="none" w:sz="0" w:space="0" w:color="auto"/>
        <w:right w:val="none" w:sz="0" w:space="0" w:color="auto"/>
      </w:divBdr>
    </w:div>
    <w:div w:id="1852210962">
      <w:bodyDiv w:val="1"/>
      <w:marLeft w:val="0"/>
      <w:marRight w:val="0"/>
      <w:marTop w:val="0"/>
      <w:marBottom w:val="0"/>
      <w:divBdr>
        <w:top w:val="none" w:sz="0" w:space="0" w:color="auto"/>
        <w:left w:val="none" w:sz="0" w:space="0" w:color="auto"/>
        <w:bottom w:val="none" w:sz="0" w:space="0" w:color="auto"/>
        <w:right w:val="none" w:sz="0" w:space="0" w:color="auto"/>
      </w:divBdr>
    </w:div>
    <w:div w:id="193443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yperlink" Target="https://context.reverso.net/%E7%BF%BB%E8%AF%91/%E8%8B%B1%E8%AF%AD-%E4%B8%AD%E6%96%87/Results+of+interview"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The</a:t>
            </a:r>
            <a:r>
              <a:rPr lang="en-US" altLang="zh-CN" baseline="0"/>
              <a:t> percent</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2.6486876956417049E-2"/>
          <c:y val="0.25282237553123199"/>
          <c:w val="0.97351312304358295"/>
          <c:h val="0.66571203367380938"/>
        </c:manualLayout>
      </c:layout>
      <c:barChart>
        <c:barDir val="col"/>
        <c:grouping val="clustered"/>
        <c:varyColors val="0"/>
        <c:ser>
          <c:idx val="0"/>
          <c:order val="0"/>
          <c:tx>
            <c:strRef>
              <c:f>Sheet1!$B$1</c:f>
              <c:strCache>
                <c:ptCount val="1"/>
                <c:pt idx="0">
                  <c:v>have obtained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male</c:v>
                </c:pt>
                <c:pt idx="1">
                  <c:v>female</c:v>
                </c:pt>
                <c:pt idx="2">
                  <c:v>all</c:v>
                </c:pt>
              </c:strCache>
            </c:strRef>
          </c:cat>
          <c:val>
            <c:numRef>
              <c:f>Sheet1!$B$2:$B$5</c:f>
              <c:numCache>
                <c:formatCode>0%</c:formatCode>
                <c:ptCount val="4"/>
                <c:pt idx="0" formatCode="0.00%">
                  <c:v>0.44929999999999998</c:v>
                </c:pt>
                <c:pt idx="1">
                  <c:v>0.4</c:v>
                </c:pt>
                <c:pt idx="2" formatCode="0.00%">
                  <c:v>0.43530000000000002</c:v>
                </c:pt>
              </c:numCache>
            </c:numRef>
          </c:val>
          <c:extLst>
            <c:ext xmlns:c16="http://schemas.microsoft.com/office/drawing/2014/chart" uri="{C3380CC4-5D6E-409C-BE32-E72D297353CC}">
              <c16:uniqueId val="{00000000-2D1C-46E0-9181-A239089E3FDB}"/>
            </c:ext>
          </c:extLst>
        </c:ser>
        <c:ser>
          <c:idx val="1"/>
          <c:order val="1"/>
          <c:tx>
            <c:strRef>
              <c:f>Sheet1!$C$1</c:f>
              <c:strCache>
                <c:ptCount val="1"/>
                <c:pt idx="0">
                  <c:v>have not obtained</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male</c:v>
                </c:pt>
                <c:pt idx="1">
                  <c:v>female</c:v>
                </c:pt>
                <c:pt idx="2">
                  <c:v>all</c:v>
                </c:pt>
              </c:strCache>
            </c:strRef>
          </c:cat>
          <c:val>
            <c:numRef>
              <c:f>Sheet1!$C$2:$C$5</c:f>
              <c:numCache>
                <c:formatCode>0%</c:formatCode>
                <c:ptCount val="4"/>
                <c:pt idx="0" formatCode="0.00%">
                  <c:v>0.55069999999999997</c:v>
                </c:pt>
                <c:pt idx="1">
                  <c:v>0.6</c:v>
                </c:pt>
                <c:pt idx="2" formatCode="0.00%">
                  <c:v>0.56469999999999998</c:v>
                </c:pt>
              </c:numCache>
            </c:numRef>
          </c:val>
          <c:extLst>
            <c:ext xmlns:c16="http://schemas.microsoft.com/office/drawing/2014/chart" uri="{C3380CC4-5D6E-409C-BE32-E72D297353CC}">
              <c16:uniqueId val="{00000001-2D1C-46E0-9181-A239089E3FDB}"/>
            </c:ext>
          </c:extLst>
        </c:ser>
        <c:dLbls>
          <c:showLegendKey val="0"/>
          <c:showVal val="1"/>
          <c:showCatName val="0"/>
          <c:showSerName val="0"/>
          <c:showPercent val="0"/>
          <c:showBubbleSize val="0"/>
        </c:dLbls>
        <c:gapWidth val="150"/>
        <c:overlap val="-25"/>
        <c:axId val="2057985135"/>
        <c:axId val="2057985615"/>
      </c:barChart>
      <c:catAx>
        <c:axId val="2057985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57985615"/>
        <c:crosses val="autoZero"/>
        <c:auto val="1"/>
        <c:lblAlgn val="ctr"/>
        <c:lblOffset val="100"/>
        <c:noMultiLvlLbl val="0"/>
      </c:catAx>
      <c:valAx>
        <c:axId val="2057985615"/>
        <c:scaling>
          <c:orientation val="minMax"/>
        </c:scaling>
        <c:delete val="1"/>
        <c:axPos val="l"/>
        <c:numFmt formatCode="0.00%" sourceLinked="1"/>
        <c:majorTickMark val="none"/>
        <c:minorTickMark val="none"/>
        <c:tickLblPos val="nextTo"/>
        <c:crossAx val="205798513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E139E-F2A5-4533-8D9C-889C431B2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13</Pages>
  <Words>2392</Words>
  <Characters>13640</Characters>
  <Application>Microsoft Office Word</Application>
  <DocSecurity>0</DocSecurity>
  <Lines>113</Lines>
  <Paragraphs>31</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Zhang</dc:creator>
  <cp:keywords/>
  <dc:description/>
  <cp:lastModifiedBy>Zhiyuan Zhang</cp:lastModifiedBy>
  <cp:revision>25</cp:revision>
  <dcterms:created xsi:type="dcterms:W3CDTF">2024-11-26T13:45:00Z</dcterms:created>
  <dcterms:modified xsi:type="dcterms:W3CDTF">2024-12-13T16:47:00Z</dcterms:modified>
</cp:coreProperties>
</file>