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4B4063" w14:textId="4FF1E311" w:rsidR="009707E7" w:rsidRDefault="009707E7" w:rsidP="009707E7">
      <w:pPr>
        <w:pStyle w:val="1"/>
        <w:jc w:val="center"/>
        <w:rPr>
          <w:rFonts w:hint="eastAsia"/>
          <w:sz w:val="44"/>
          <w:szCs w:val="44"/>
        </w:rPr>
      </w:pPr>
      <w:r w:rsidRPr="009707E7">
        <w:rPr>
          <w:rFonts w:hint="eastAsia"/>
          <w:sz w:val="44"/>
          <w:szCs w:val="44"/>
        </w:rPr>
        <w:t>The</w:t>
      </w:r>
      <w:commentRangeStart w:id="0"/>
      <w:r w:rsidRPr="009707E7">
        <w:rPr>
          <w:rFonts w:hint="eastAsia"/>
          <w:sz w:val="44"/>
          <w:szCs w:val="44"/>
        </w:rPr>
        <w:t xml:space="preserve"> Situation </w:t>
      </w:r>
      <w:commentRangeEnd w:id="0"/>
      <w:r w:rsidR="000C3813">
        <w:rPr>
          <w:rStyle w:val="af3"/>
          <w:rFonts w:asciiTheme="minorHAnsi" w:eastAsiaTheme="minorEastAsia" w:hAnsiTheme="minorHAnsi" w:cstheme="minorBidi"/>
          <w:color w:val="auto"/>
        </w:rPr>
        <w:commentReference w:id="0"/>
      </w:r>
      <w:r>
        <w:rPr>
          <w:rFonts w:hint="eastAsia"/>
          <w:sz w:val="44"/>
          <w:szCs w:val="44"/>
        </w:rPr>
        <w:t>a</w:t>
      </w:r>
      <w:r w:rsidRPr="009707E7">
        <w:rPr>
          <w:rFonts w:hint="eastAsia"/>
          <w:sz w:val="44"/>
          <w:szCs w:val="44"/>
        </w:rPr>
        <w:t>nd Underlying Reasons of Chinese College Student Driver Licensing</w:t>
      </w:r>
    </w:p>
    <w:p w14:paraId="54BD7CB6" w14:textId="77777777" w:rsidR="009707E7" w:rsidRPr="009707E7" w:rsidRDefault="009707E7" w:rsidP="009707E7">
      <w:pPr>
        <w:rPr>
          <w:rFonts w:hint="eastAsia"/>
        </w:rPr>
      </w:pPr>
    </w:p>
    <w:p w14:paraId="779655C2" w14:textId="583E2675" w:rsidR="00E86556" w:rsidRPr="00E86556" w:rsidRDefault="00E86556" w:rsidP="00E86556">
      <w:pPr>
        <w:pStyle w:val="1"/>
        <w:jc w:val="center"/>
        <w:rPr>
          <w:rFonts w:hint="eastAsia"/>
          <w:b/>
          <w:sz w:val="40"/>
          <w:szCs w:val="40"/>
        </w:rPr>
      </w:pPr>
      <w:r w:rsidRPr="004819C9">
        <w:rPr>
          <w:sz w:val="40"/>
          <w:szCs w:val="40"/>
        </w:rPr>
        <w:t>Methods</w:t>
      </w:r>
    </w:p>
    <w:p w14:paraId="554BAA76" w14:textId="52D7544C" w:rsidR="00C44A5D" w:rsidRPr="00C44A5D" w:rsidRDefault="00E86556" w:rsidP="00C44A5D">
      <w:pPr>
        <w:pStyle w:val="2"/>
        <w:rPr>
          <w:rFonts w:ascii="Times New Roman" w:hAnsi="Times New Roman" w:cs="Times New Roman"/>
          <w:b/>
          <w:bCs/>
          <w:sz w:val="28"/>
          <w:szCs w:val="28"/>
        </w:rPr>
      </w:pPr>
      <w:bookmarkStart w:id="1" w:name="_Hlk181557035"/>
      <w:bookmarkStart w:id="2" w:name="_Hlk181385104"/>
      <w:r w:rsidRPr="00E86556">
        <w:rPr>
          <w:rFonts w:ascii="Times New Roman" w:hAnsi="Times New Roman" w:cs="Times New Roman"/>
          <w:b/>
          <w:bCs/>
          <w:sz w:val="28"/>
          <w:szCs w:val="28"/>
        </w:rPr>
        <w:t>Materials</w:t>
      </w:r>
    </w:p>
    <w:p w14:paraId="0421B4C1" w14:textId="77777777" w:rsidR="00E86556" w:rsidRPr="00E86556" w:rsidRDefault="00E86556" w:rsidP="00E86556">
      <w:pPr>
        <w:spacing w:line="480" w:lineRule="auto"/>
        <w:ind w:firstLine="420"/>
        <w:jc w:val="both"/>
        <w:rPr>
          <w:rFonts w:ascii="Times New Roman" w:hAnsi="Times New Roman" w:cs="Times New Roman"/>
          <w:sz w:val="24"/>
        </w:rPr>
      </w:pPr>
      <w:r w:rsidRPr="00E86556">
        <w:rPr>
          <w:rFonts w:ascii="Times New Roman" w:hAnsi="Times New Roman" w:cs="Times New Roman"/>
          <w:sz w:val="24"/>
        </w:rPr>
        <w:t>A</w:t>
      </w:r>
      <w:bookmarkEnd w:id="1"/>
      <w:r w:rsidRPr="00E86556">
        <w:rPr>
          <w:rFonts w:ascii="Times New Roman" w:hAnsi="Times New Roman" w:cs="Times New Roman"/>
          <w:sz w:val="24"/>
        </w:rPr>
        <w:t>n</w:t>
      </w:r>
      <w:bookmarkEnd w:id="2"/>
      <w:r w:rsidRPr="00E86556">
        <w:rPr>
          <w:rFonts w:ascii="Times New Roman" w:hAnsi="Times New Roman" w:cs="Times New Roman"/>
          <w:sz w:val="24"/>
        </w:rPr>
        <w:t xml:space="preserve"> online survey was administered via WJX (www.wjx.com), an internet-based application. A detailed</w:t>
      </w:r>
      <w:r w:rsidRPr="00E86556">
        <w:rPr>
          <w:rFonts w:ascii="Times New Roman" w:hAnsi="Times New Roman" w:cs="Times New Roman" w:hint="eastAsia"/>
          <w:sz w:val="24"/>
        </w:rPr>
        <w:t xml:space="preserve"> </w:t>
      </w:r>
      <w:r w:rsidRPr="00E86556">
        <w:rPr>
          <w:rFonts w:ascii="Times New Roman" w:hAnsi="Times New Roman" w:cs="Times New Roman"/>
          <w:sz w:val="24"/>
        </w:rPr>
        <w:t>questionnaire was formulated to investigate a multitude of factors related to an individual’s decision to obtain a driver’s license or</w:t>
      </w:r>
      <w:r w:rsidRPr="00E86556">
        <w:rPr>
          <w:rFonts w:ascii="Times New Roman" w:hAnsi="Times New Roman" w:cs="Times New Roman" w:hint="eastAsia"/>
          <w:sz w:val="24"/>
        </w:rPr>
        <w:t xml:space="preserve"> not</w:t>
      </w:r>
      <w:r w:rsidRPr="00E86556">
        <w:rPr>
          <w:rFonts w:ascii="Times New Roman" w:hAnsi="Times New Roman" w:cs="Times New Roman"/>
          <w:sz w:val="24"/>
        </w:rPr>
        <w:t>, along with the motivations underlying these choices. The benefit of this approach is that it could get a comprehensive understanding of the participants' views on the matter of obtaining a driver's license.</w:t>
      </w:r>
    </w:p>
    <w:p w14:paraId="1C2015CD" w14:textId="4A1BCF2F" w:rsidR="00E86556" w:rsidRPr="00E86556" w:rsidRDefault="00E86556" w:rsidP="00E86556">
      <w:pPr>
        <w:spacing w:line="480" w:lineRule="auto"/>
        <w:ind w:firstLine="420"/>
        <w:jc w:val="both"/>
        <w:rPr>
          <w:rFonts w:ascii="Times New Roman" w:hAnsi="Times New Roman" w:cs="Times New Roman"/>
          <w:sz w:val="24"/>
        </w:rPr>
      </w:pPr>
      <w:r w:rsidRPr="00E86556">
        <w:rPr>
          <w:rFonts w:ascii="Times New Roman" w:hAnsi="Times New Roman" w:cs="Times New Roman"/>
          <w:sz w:val="24"/>
        </w:rPr>
        <w:t>The primary considerations for forgoing a driver’s license were gleaned from the work</w:t>
      </w:r>
      <w:del w:id="3" w:author="Kaixuan Gong" w:date="2024-11-05T23:02:00Z">
        <w:r w:rsidRPr="00E86556" w:rsidDel="002C2653">
          <w:rPr>
            <w:rFonts w:ascii="Times New Roman" w:hAnsi="Times New Roman" w:cs="Times New Roman"/>
            <w:sz w:val="24"/>
          </w:rPr>
          <w:delText>s</w:delText>
        </w:r>
      </w:del>
      <w:r w:rsidRPr="00E86556">
        <w:rPr>
          <w:rFonts w:ascii="Times New Roman" w:hAnsi="Times New Roman" w:cs="Times New Roman"/>
          <w:sz w:val="24"/>
        </w:rPr>
        <w:t xml:space="preserve"> </w:t>
      </w:r>
      <w:ins w:id="4" w:author="Kaixuan Gong" w:date="2024-11-05T23:02:00Z">
        <w:r w:rsidR="002C2653">
          <w:rPr>
            <w:rFonts w:ascii="Times New Roman" w:hAnsi="Times New Roman" w:cs="Times New Roman" w:hint="eastAsia"/>
            <w:sz w:val="24"/>
          </w:rPr>
          <w:t>by</w:t>
        </w:r>
      </w:ins>
      <w:del w:id="5" w:author="Kaixuan Gong" w:date="2024-11-05T23:02:00Z">
        <w:r w:rsidRPr="00E86556" w:rsidDel="002C2653">
          <w:rPr>
            <w:rFonts w:ascii="Times New Roman" w:hAnsi="Times New Roman" w:cs="Times New Roman"/>
            <w:sz w:val="24"/>
          </w:rPr>
          <w:delText>of &lt;The Reasons for the Recent Decline in Young Driver Licensing in the United States&gt;</w:delText>
        </w:r>
      </w:del>
      <w:r w:rsidRPr="00E86556">
        <w:rPr>
          <w:rFonts w:ascii="Times New Roman" w:hAnsi="Times New Roman" w:cs="Times New Roman"/>
          <w:sz w:val="24"/>
        </w:rPr>
        <w:t xml:space="preserve"> </w:t>
      </w:r>
      <w:del w:id="6" w:author="Kaixuan Gong" w:date="2024-11-05T23:02:00Z">
        <w:r w:rsidRPr="00E86556" w:rsidDel="002C2653">
          <w:rPr>
            <w:rFonts w:ascii="Times New Roman" w:hAnsi="Times New Roman" w:cs="Times New Roman"/>
            <w:sz w:val="24"/>
          </w:rPr>
          <w:delText>(</w:delText>
        </w:r>
      </w:del>
      <w:proofErr w:type="spellStart"/>
      <w:r w:rsidRPr="00E86556">
        <w:rPr>
          <w:rFonts w:ascii="Times New Roman" w:hAnsi="Times New Roman" w:cs="Times New Roman"/>
          <w:sz w:val="24"/>
        </w:rPr>
        <w:t>Delbosc</w:t>
      </w:r>
      <w:proofErr w:type="spellEnd"/>
      <w:r w:rsidRPr="00E86556">
        <w:rPr>
          <w:rFonts w:ascii="Times New Roman" w:hAnsi="Times New Roman" w:cs="Times New Roman"/>
          <w:sz w:val="24"/>
        </w:rPr>
        <w:t xml:space="preserve"> </w:t>
      </w:r>
      <w:ins w:id="7" w:author="Kaixuan Gong" w:date="2024-11-05T23:02:00Z">
        <w:r w:rsidR="002C2653">
          <w:rPr>
            <w:rFonts w:ascii="Times New Roman" w:hAnsi="Times New Roman" w:cs="Times New Roman"/>
            <w:sz w:val="24"/>
          </w:rPr>
          <w:t>and</w:t>
        </w:r>
      </w:ins>
      <w:del w:id="8" w:author="Kaixuan Gong" w:date="2024-11-05T23:02:00Z">
        <w:r w:rsidRPr="00E86556" w:rsidDel="002C2653">
          <w:rPr>
            <w:rFonts w:ascii="Times New Roman" w:hAnsi="Times New Roman" w:cs="Times New Roman"/>
            <w:sz w:val="24"/>
          </w:rPr>
          <w:delText>&amp;</w:delText>
        </w:r>
      </w:del>
      <w:r w:rsidRPr="00E86556">
        <w:rPr>
          <w:rFonts w:ascii="Times New Roman" w:hAnsi="Times New Roman" w:cs="Times New Roman"/>
          <w:sz w:val="24"/>
        </w:rPr>
        <w:t xml:space="preserve"> Currie</w:t>
      </w:r>
      <w:ins w:id="9" w:author="Kaixuan Gong" w:date="2024-11-05T23:02:00Z">
        <w:r w:rsidR="002C2653">
          <w:rPr>
            <w:rFonts w:ascii="Times New Roman" w:hAnsi="Times New Roman" w:cs="Times New Roman"/>
            <w:sz w:val="24"/>
          </w:rPr>
          <w:t xml:space="preserve"> (</w:t>
        </w:r>
      </w:ins>
      <w:del w:id="10" w:author="Kaixuan Gong" w:date="2024-11-05T23:02:00Z">
        <w:r w:rsidRPr="00E86556" w:rsidDel="002C2653">
          <w:rPr>
            <w:rFonts w:ascii="Times New Roman" w:hAnsi="Times New Roman" w:cs="Times New Roman"/>
            <w:sz w:val="24"/>
          </w:rPr>
          <w:delText>,</w:delText>
        </w:r>
      </w:del>
      <w:r w:rsidRPr="00E86556">
        <w:rPr>
          <w:rFonts w:ascii="Times New Roman" w:hAnsi="Times New Roman" w:cs="Times New Roman"/>
          <w:sz w:val="24"/>
        </w:rPr>
        <w:t>2013)</w:t>
      </w:r>
      <w:ins w:id="11" w:author="Kaixuan Gong" w:date="2024-11-05T23:02:00Z">
        <w:r w:rsidR="002C2653">
          <w:rPr>
            <w:rFonts w:ascii="Times New Roman" w:hAnsi="Times New Roman" w:cs="Times New Roman"/>
            <w:sz w:val="24"/>
          </w:rPr>
          <w:t xml:space="preserve"> abou</w:t>
        </w:r>
      </w:ins>
      <w:ins w:id="12" w:author="Kaixuan Gong" w:date="2024-11-05T23:03:00Z">
        <w:r w:rsidR="002C2653">
          <w:rPr>
            <w:rFonts w:ascii="Times New Roman" w:hAnsi="Times New Roman" w:cs="Times New Roman" w:hint="eastAsia"/>
            <w:sz w:val="24"/>
          </w:rPr>
          <w:t>t</w:t>
        </w:r>
      </w:ins>
      <w:ins w:id="13" w:author="Kaixuan Gong" w:date="2024-11-05T23:02:00Z">
        <w:r w:rsidR="002C2653">
          <w:rPr>
            <w:rFonts w:ascii="Times New Roman" w:hAnsi="Times New Roman" w:cs="Times New Roman"/>
            <w:sz w:val="24"/>
          </w:rPr>
          <w:t>…</w:t>
        </w:r>
      </w:ins>
      <w:ins w:id="14" w:author="Kaixuan Gong" w:date="2024-11-05T23:03:00Z">
        <w:r w:rsidR="002C2653">
          <w:rPr>
            <w:rFonts w:ascii="Times New Roman" w:hAnsi="Times New Roman" w:cs="Times New Roman" w:hint="eastAsia"/>
            <w:sz w:val="24"/>
          </w:rPr>
          <w:t>不要用原名请</w:t>
        </w:r>
        <w:r w:rsidR="002C2653">
          <w:rPr>
            <w:rFonts w:ascii="Times New Roman" w:hAnsi="Times New Roman" w:cs="Times New Roman" w:hint="eastAsia"/>
            <w:sz w:val="24"/>
          </w:rPr>
          <w:t>rephrase</w:t>
        </w:r>
      </w:ins>
      <w:r w:rsidRPr="00E86556">
        <w:rPr>
          <w:rFonts w:ascii="Times New Roman" w:hAnsi="Times New Roman" w:cs="Times New Roman"/>
          <w:sz w:val="24"/>
        </w:rPr>
        <w:t>, which contain</w:t>
      </w:r>
      <w:ins w:id="15" w:author="Kaixuan Gong" w:date="2024-11-05T23:03:00Z">
        <w:r w:rsidR="002C2653">
          <w:rPr>
            <w:rFonts w:ascii="Times New Roman" w:hAnsi="Times New Roman" w:cs="Times New Roman"/>
            <w:sz w:val="24"/>
          </w:rPr>
          <w:t>ed</w:t>
        </w:r>
      </w:ins>
      <w:del w:id="16" w:author="Kaixuan Gong" w:date="2024-11-05T23:03:00Z">
        <w:r w:rsidRPr="00E86556" w:rsidDel="002C2653">
          <w:rPr>
            <w:rFonts w:ascii="Times New Roman" w:hAnsi="Times New Roman" w:cs="Times New Roman"/>
            <w:sz w:val="24"/>
          </w:rPr>
          <w:delText>s</w:delText>
        </w:r>
      </w:del>
      <w:r w:rsidRPr="00E86556">
        <w:rPr>
          <w:rFonts w:ascii="Times New Roman" w:hAnsi="Times New Roman" w:cs="Times New Roman"/>
          <w:sz w:val="24"/>
        </w:rPr>
        <w:t xml:space="preserve"> two parts: </w:t>
      </w:r>
      <w:commentRangeStart w:id="17"/>
      <w:del w:id="18" w:author="Kaixuan Gong" w:date="2024-11-05T23:03:00Z">
        <w:r w:rsidRPr="00E86556" w:rsidDel="002C2653">
          <w:rPr>
            <w:rFonts w:ascii="Times New Roman" w:hAnsi="Times New Roman" w:cs="Times New Roman"/>
            <w:sz w:val="24"/>
          </w:rPr>
          <w:delText xml:space="preserve">both </w:delText>
        </w:r>
      </w:del>
      <w:r w:rsidRPr="00E86556">
        <w:rPr>
          <w:rFonts w:ascii="Times New Roman" w:hAnsi="Times New Roman" w:cs="Times New Roman"/>
          <w:sz w:val="24"/>
        </w:rPr>
        <w:t xml:space="preserve">primary and secondary reasons for the non-acquisition of a driver’s license. </w:t>
      </w:r>
      <w:commentRangeEnd w:id="17"/>
      <w:r w:rsidR="002C2653">
        <w:rPr>
          <w:rStyle w:val="af3"/>
        </w:rPr>
        <w:commentReference w:id="17"/>
      </w:r>
      <w:r w:rsidRPr="00E86556">
        <w:rPr>
          <w:rFonts w:ascii="Times New Roman" w:hAnsi="Times New Roman" w:cs="Times New Roman"/>
          <w:sz w:val="24"/>
        </w:rPr>
        <w:t>To make the issues more adapted to the latest societal conditions</w:t>
      </w:r>
      <w:ins w:id="19" w:author="Kaixuan Gong" w:date="2024-11-05T23:04:00Z">
        <w:r w:rsidR="002C2653">
          <w:rPr>
            <w:rFonts w:ascii="Times New Roman" w:hAnsi="Times New Roman" w:cs="Times New Roman"/>
            <w:sz w:val="24"/>
          </w:rPr>
          <w:t xml:space="preserve"> (citation)</w:t>
        </w:r>
      </w:ins>
      <w:r w:rsidRPr="00E86556">
        <w:rPr>
          <w:rFonts w:ascii="Times New Roman" w:hAnsi="Times New Roman" w:cs="Times New Roman"/>
          <w:sz w:val="24"/>
        </w:rPr>
        <w:t>, researchers added the following questions:</w:t>
      </w:r>
      <w:ins w:id="20" w:author="Kaixuan Gong" w:date="2024-11-05T23:04:00Z">
        <w:r w:rsidR="002C2653">
          <w:rPr>
            <w:rFonts w:ascii="Times New Roman" w:hAnsi="Times New Roman" w:cs="Times New Roman"/>
            <w:sz w:val="24"/>
          </w:rPr>
          <w:t xml:space="preserve"> </w:t>
        </w:r>
        <w:r w:rsidR="002C2653">
          <w:rPr>
            <w:rFonts w:ascii="Times New Roman" w:hAnsi="Times New Roman" w:cs="Times New Roman" w:hint="eastAsia"/>
            <w:sz w:val="24"/>
          </w:rPr>
          <w:t>这三个东西语法形式保持一致，</w:t>
        </w:r>
        <w:r w:rsidR="002C2653">
          <w:rPr>
            <w:rFonts w:ascii="Times New Roman" w:hAnsi="Times New Roman" w:cs="Times New Roman" w:hint="eastAsia"/>
            <w:sz w:val="24"/>
          </w:rPr>
          <w:t>l</w:t>
        </w:r>
        <w:r w:rsidR="002C2653">
          <w:rPr>
            <w:rFonts w:ascii="Times New Roman" w:hAnsi="Times New Roman" w:cs="Times New Roman"/>
            <w:sz w:val="24"/>
          </w:rPr>
          <w:t>ike</w:t>
        </w:r>
        <w:r w:rsidR="002C2653">
          <w:rPr>
            <w:rFonts w:ascii="Times New Roman" w:hAnsi="Times New Roman" w:cs="Times New Roman" w:hint="eastAsia"/>
            <w:sz w:val="24"/>
          </w:rPr>
          <w:t>都是名词词组</w:t>
        </w:r>
        <w:r w:rsidR="002C2653">
          <w:rPr>
            <w:rFonts w:ascii="Times New Roman" w:hAnsi="Times New Roman" w:cs="Times New Roman" w:hint="eastAsia"/>
            <w:sz w:val="24"/>
          </w:rPr>
          <w:t>or</w:t>
        </w:r>
        <w:r w:rsidR="002C2653">
          <w:rPr>
            <w:rFonts w:ascii="Times New Roman" w:hAnsi="Times New Roman" w:cs="Times New Roman" w:hint="eastAsia"/>
            <w:sz w:val="24"/>
          </w:rPr>
          <w:t>都是句子</w:t>
        </w:r>
      </w:ins>
    </w:p>
    <w:p w14:paraId="15F10A1B" w14:textId="77777777" w:rsidR="00E86556" w:rsidRPr="00E86556" w:rsidRDefault="00E86556" w:rsidP="00E86556">
      <w:pPr>
        <w:spacing w:line="480" w:lineRule="auto"/>
        <w:ind w:firstLine="420"/>
        <w:jc w:val="both"/>
        <w:rPr>
          <w:rFonts w:ascii="Times New Roman" w:hAnsi="Times New Roman" w:cs="Times New Roman"/>
          <w:sz w:val="24"/>
        </w:rPr>
      </w:pPr>
      <w:r w:rsidRPr="00E86556">
        <w:rPr>
          <w:rFonts w:ascii="Times New Roman" w:hAnsi="Times New Roman" w:cs="Times New Roman"/>
          <w:b/>
          <w:bCs/>
          <w:sz w:val="24"/>
        </w:rPr>
        <w:t xml:space="preserve">Underage. </w:t>
      </w:r>
      <w:r w:rsidRPr="00E86556">
        <w:rPr>
          <w:rFonts w:ascii="Times New Roman" w:hAnsi="Times New Roman" w:cs="Times New Roman"/>
          <w:sz w:val="24"/>
        </w:rPr>
        <w:t>(Driving is illegal until age 18 in China)</w:t>
      </w:r>
    </w:p>
    <w:p w14:paraId="5B1D5CDD" w14:textId="77777777" w:rsidR="00E86556" w:rsidRPr="00E86556" w:rsidRDefault="00E86556" w:rsidP="00E86556">
      <w:pPr>
        <w:spacing w:line="480" w:lineRule="auto"/>
        <w:ind w:left="420"/>
        <w:jc w:val="both"/>
        <w:rPr>
          <w:rFonts w:ascii="Times New Roman" w:hAnsi="Times New Roman" w:cs="Times New Roman"/>
          <w:sz w:val="24"/>
        </w:rPr>
      </w:pPr>
      <w:r w:rsidRPr="00E86556">
        <w:rPr>
          <w:rFonts w:ascii="Times New Roman" w:hAnsi="Times New Roman" w:cs="Times New Roman"/>
          <w:b/>
          <w:bCs/>
          <w:sz w:val="24"/>
        </w:rPr>
        <w:t>Studying in a different place, without the conditions to drive.</w:t>
      </w:r>
      <w:r w:rsidRPr="00E86556">
        <w:rPr>
          <w:rFonts w:ascii="Times New Roman" w:hAnsi="Times New Roman" w:cs="Times New Roman"/>
          <w:sz w:val="24"/>
        </w:rPr>
        <w:t xml:space="preserve"> (It is quite </w:t>
      </w:r>
      <w:r w:rsidRPr="00E86556">
        <w:rPr>
          <w:rFonts w:ascii="Times New Roman" w:hAnsi="Times New Roman" w:cs="Times New Roman"/>
          <w:sz w:val="24"/>
        </w:rPr>
        <w:lastRenderedPageBreak/>
        <w:t>common to study in a different place in China)</w:t>
      </w:r>
    </w:p>
    <w:p w14:paraId="108066D3" w14:textId="77777777" w:rsidR="00E86556" w:rsidRPr="00E86556" w:rsidRDefault="00E86556" w:rsidP="00E86556">
      <w:pPr>
        <w:spacing w:line="480" w:lineRule="auto"/>
        <w:ind w:left="420"/>
        <w:jc w:val="both"/>
        <w:rPr>
          <w:rFonts w:ascii="Times New Roman" w:hAnsi="Times New Roman" w:cs="Times New Roman"/>
          <w:b/>
          <w:bCs/>
          <w:sz w:val="24"/>
        </w:rPr>
      </w:pPr>
      <w:r w:rsidRPr="00E86556">
        <w:rPr>
          <w:rFonts w:ascii="Times New Roman" w:hAnsi="Times New Roman" w:cs="Times New Roman"/>
          <w:b/>
          <w:bCs/>
          <w:sz w:val="24"/>
        </w:rPr>
        <w:t xml:space="preserve">Autonomous driving will become mainstream, making learning to drive pointless. </w:t>
      </w:r>
      <w:r w:rsidRPr="00E86556">
        <w:rPr>
          <w:rFonts w:ascii="Times New Roman" w:hAnsi="Times New Roman" w:cs="Times New Roman"/>
          <w:sz w:val="24"/>
        </w:rPr>
        <w:t>(Autonomous driving may become a reality someday)</w:t>
      </w:r>
    </w:p>
    <w:p w14:paraId="28F56CA5" w14:textId="77777777" w:rsidR="00E86556" w:rsidRDefault="00E86556" w:rsidP="00E86556">
      <w:pPr>
        <w:spacing w:line="480" w:lineRule="auto"/>
        <w:ind w:firstLine="420"/>
        <w:jc w:val="both"/>
        <w:rPr>
          <w:ins w:id="21" w:author="Kaixuan Gong" w:date="2024-11-05T23:05:00Z"/>
          <w:rFonts w:ascii="Times New Roman" w:hAnsi="Times New Roman" w:cs="Times New Roman"/>
          <w:sz w:val="24"/>
        </w:rPr>
      </w:pPr>
      <w:r w:rsidRPr="00E86556">
        <w:rPr>
          <w:rFonts w:ascii="Times New Roman" w:hAnsi="Times New Roman" w:cs="Times New Roman"/>
          <w:sz w:val="24"/>
        </w:rPr>
        <w:t>In correspondence with this, the issues about obtaining a driving license were originally created by researchers. Please refer to the chart for specific details.</w:t>
      </w:r>
    </w:p>
    <w:p w14:paraId="30285A85" w14:textId="44130625" w:rsidR="002C2653" w:rsidRDefault="002C2653" w:rsidP="00E86556">
      <w:pPr>
        <w:spacing w:line="480" w:lineRule="auto"/>
        <w:ind w:firstLine="420"/>
        <w:jc w:val="both"/>
        <w:rPr>
          <w:ins w:id="22" w:author="Kaixuan Gong" w:date="2024-11-05T23:05:00Z"/>
          <w:rFonts w:ascii="Times New Roman" w:hAnsi="Times New Roman" w:cs="Times New Roman"/>
          <w:sz w:val="24"/>
        </w:rPr>
      </w:pPr>
      <w:ins w:id="23" w:author="Kaixuan Gong" w:date="2024-11-05T23:05:00Z">
        <w:r>
          <w:rPr>
            <w:rFonts w:ascii="Times New Roman" w:hAnsi="Times New Roman" w:cs="Times New Roman" w:hint="eastAsia"/>
            <w:sz w:val="24"/>
          </w:rPr>
          <w:t>图表</w:t>
        </w:r>
      </w:ins>
      <w:ins w:id="24" w:author="Kaixuan Gong" w:date="2024-11-05T23:06:00Z">
        <w:r>
          <w:rPr>
            <w:rFonts w:ascii="Times New Roman" w:hAnsi="Times New Roman" w:cs="Times New Roman" w:hint="eastAsia"/>
            <w:sz w:val="24"/>
          </w:rPr>
          <w:t>只起辅助作用，必须要详细描述问卷内容图片内容</w:t>
        </w:r>
      </w:ins>
    </w:p>
    <w:p w14:paraId="2018A265" w14:textId="2EA35B0D" w:rsidR="002C2653" w:rsidRPr="00E86556" w:rsidRDefault="002C2653" w:rsidP="00E86556">
      <w:pPr>
        <w:spacing w:line="480" w:lineRule="auto"/>
        <w:ind w:firstLine="420"/>
        <w:jc w:val="both"/>
        <w:rPr>
          <w:rFonts w:ascii="Times New Roman" w:hAnsi="Times New Roman" w:cs="Times New Roman"/>
          <w:sz w:val="24"/>
        </w:rPr>
      </w:pPr>
      <w:ins w:id="25" w:author="Kaixuan Gong" w:date="2024-11-05T23:06:00Z">
        <w:r>
          <w:rPr>
            <w:rFonts w:ascii="Times New Roman" w:hAnsi="Times New Roman" w:cs="Times New Roman" w:hint="eastAsia"/>
            <w:sz w:val="24"/>
          </w:rPr>
          <w:t>问卷描述</w:t>
        </w:r>
      </w:ins>
      <w:ins w:id="26" w:author="Kaixuan Gong" w:date="2024-11-05T23:05:00Z">
        <w:r>
          <w:rPr>
            <w:rFonts w:ascii="Times New Roman" w:hAnsi="Times New Roman" w:cs="Times New Roman" w:hint="eastAsia"/>
            <w:sz w:val="24"/>
          </w:rPr>
          <w:t>顺序</w:t>
        </w:r>
      </w:ins>
      <w:ins w:id="27" w:author="Kaixuan Gong" w:date="2024-11-05T23:06:00Z">
        <w:r>
          <w:rPr>
            <w:rFonts w:ascii="Times New Roman" w:hAnsi="Times New Roman" w:cs="Times New Roman" w:hint="eastAsia"/>
            <w:sz w:val="24"/>
          </w:rPr>
          <w:t>有问题，应该从背景信息、是否有驾照、再问到</w:t>
        </w:r>
        <w:r>
          <w:rPr>
            <w:rFonts w:ascii="Times New Roman" w:hAnsi="Times New Roman" w:cs="Times New Roman" w:hint="eastAsia"/>
            <w:sz w:val="24"/>
          </w:rPr>
          <w:t>reasons</w:t>
        </w:r>
      </w:ins>
    </w:p>
    <w:p w14:paraId="6A55AE0F" w14:textId="77777777" w:rsidR="00E86556" w:rsidRPr="00E86556" w:rsidRDefault="00E86556" w:rsidP="00E86556">
      <w:pPr>
        <w:pStyle w:val="2"/>
        <w:jc w:val="both"/>
        <w:rPr>
          <w:rFonts w:ascii="Times New Roman" w:hAnsi="Times New Roman" w:cs="Times New Roman"/>
          <w:b/>
          <w:bCs/>
          <w:sz w:val="28"/>
          <w:szCs w:val="28"/>
        </w:rPr>
      </w:pPr>
      <w:r w:rsidRPr="00E86556">
        <w:rPr>
          <w:rFonts w:ascii="Times New Roman" w:hAnsi="Times New Roman" w:cs="Times New Roman"/>
          <w:b/>
          <w:bCs/>
          <w:sz w:val="28"/>
          <w:szCs w:val="28"/>
        </w:rPr>
        <w:t>Figure 1</w:t>
      </w:r>
    </w:p>
    <w:p w14:paraId="74037786" w14:textId="77777777" w:rsidR="00E86556" w:rsidRPr="002A447D" w:rsidRDefault="00E86556" w:rsidP="00E86556">
      <w:pPr>
        <w:jc w:val="both"/>
        <w:rPr>
          <w:rFonts w:ascii="Times New Roman" w:hAnsi="Times New Roman" w:cs="Times New Roman"/>
          <w:i/>
          <w:iCs/>
          <w:sz w:val="24"/>
        </w:rPr>
      </w:pPr>
      <w:r w:rsidRPr="002A447D">
        <w:rPr>
          <w:rFonts w:ascii="Times New Roman" w:hAnsi="Times New Roman" w:cs="Times New Roman"/>
          <w:i/>
          <w:iCs/>
          <w:sz w:val="24"/>
        </w:rPr>
        <w:t>Illustration of the questionnaire structure</w:t>
      </w:r>
    </w:p>
    <w:p w14:paraId="440D361B" w14:textId="77777777" w:rsidR="00E86556" w:rsidRPr="002A447D" w:rsidRDefault="00E86556" w:rsidP="00E86556">
      <w:pPr>
        <w:jc w:val="center"/>
        <w:rPr>
          <w:rFonts w:ascii="Times New Roman" w:hAnsi="Times New Roman" w:cs="Times New Roman"/>
          <w:sz w:val="24"/>
        </w:rPr>
      </w:pPr>
      <w:r w:rsidRPr="002A447D">
        <w:rPr>
          <w:rFonts w:ascii="Times New Roman" w:hAnsi="Times New Roman" w:cs="Times New Roman"/>
          <w:noProof/>
          <w:sz w:val="24"/>
        </w:rPr>
        <w:drawing>
          <wp:inline distT="0" distB="0" distL="0" distR="0" wp14:anchorId="02D26211" wp14:editId="61F479B2">
            <wp:extent cx="3277355" cy="3954209"/>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337387" cy="4026639"/>
                    </a:xfrm>
                    <a:prstGeom prst="rect">
                      <a:avLst/>
                    </a:prstGeom>
                    <a:noFill/>
                  </pic:spPr>
                </pic:pic>
              </a:graphicData>
            </a:graphic>
          </wp:inline>
        </w:drawing>
      </w:r>
    </w:p>
    <w:p w14:paraId="77638D0E" w14:textId="41273C69" w:rsidR="00E86556" w:rsidRPr="00E86556" w:rsidRDefault="00E86556" w:rsidP="00E86556">
      <w:pPr>
        <w:spacing w:line="480" w:lineRule="auto"/>
        <w:jc w:val="both"/>
        <w:rPr>
          <w:rFonts w:ascii="Times New Roman" w:hAnsi="Times New Roman" w:cs="Times New Roman"/>
          <w:iCs/>
          <w:sz w:val="24"/>
        </w:rPr>
      </w:pPr>
      <w:r w:rsidRPr="002A447D">
        <w:rPr>
          <w:rFonts w:ascii="Times New Roman" w:hAnsi="Times New Roman" w:cs="Times New Roman"/>
          <w:i/>
          <w:sz w:val="24"/>
        </w:rPr>
        <w:t xml:space="preserve">Note. </w:t>
      </w:r>
      <w:r w:rsidRPr="00D805C9">
        <w:rPr>
          <w:rFonts w:ascii="Times New Roman" w:hAnsi="Times New Roman" w:cs="Times New Roman"/>
          <w:iCs/>
          <w:sz w:val="24"/>
        </w:rPr>
        <w:t>An option for voluntary interviews was provided at the end of the questionnaire</w:t>
      </w:r>
      <w:r>
        <w:rPr>
          <w:rFonts w:ascii="Times New Roman" w:hAnsi="Times New Roman" w:cs="Times New Roman" w:hint="eastAsia"/>
          <w:iCs/>
          <w:sz w:val="24"/>
        </w:rPr>
        <w:t xml:space="preserve"> </w:t>
      </w:r>
      <w:r w:rsidRPr="009E411F">
        <w:rPr>
          <w:rFonts w:ascii="Times New Roman" w:hAnsi="Times New Roman" w:cs="Times New Roman"/>
          <w:iCs/>
          <w:sz w:val="24"/>
        </w:rPr>
        <w:lastRenderedPageBreak/>
        <w:t>to gather deeper insights</w:t>
      </w:r>
      <w:r>
        <w:rPr>
          <w:rFonts w:ascii="Times New Roman" w:hAnsi="Times New Roman" w:cs="Times New Roman" w:hint="eastAsia"/>
          <w:iCs/>
          <w:sz w:val="24"/>
        </w:rPr>
        <w:t>.</w:t>
      </w:r>
    </w:p>
    <w:p w14:paraId="6D44B4CD" w14:textId="0F976A1F" w:rsidR="00E86556" w:rsidRPr="002A447D"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To obtain the participants’ interpretation</w:t>
      </w:r>
      <w:r>
        <w:rPr>
          <w:rFonts w:ascii="Times New Roman" w:hAnsi="Times New Roman" w:cs="Times New Roman" w:hint="eastAsia"/>
          <w:sz w:val="24"/>
        </w:rPr>
        <w:t>s</w:t>
      </w:r>
      <w:r w:rsidRPr="002A447D">
        <w:rPr>
          <w:rFonts w:ascii="Times New Roman" w:hAnsi="Times New Roman" w:cs="Times New Roman"/>
          <w:sz w:val="24"/>
        </w:rPr>
        <w:t xml:space="preserve"> and understanding of a certain respect, as well as </w:t>
      </w:r>
      <w:r>
        <w:rPr>
          <w:rFonts w:ascii="Times New Roman" w:hAnsi="Times New Roman" w:cs="Times New Roman" w:hint="eastAsia"/>
          <w:sz w:val="24"/>
        </w:rPr>
        <w:t xml:space="preserve">to </w:t>
      </w:r>
      <w:r w:rsidRPr="002A447D">
        <w:rPr>
          <w:rFonts w:ascii="Times New Roman" w:hAnsi="Times New Roman" w:cs="Times New Roman"/>
          <w:sz w:val="24"/>
        </w:rPr>
        <w:t xml:space="preserve">further supplement </w:t>
      </w:r>
      <w:del w:id="28" w:author="Kaixuan Gong" w:date="2024-11-05T23:05:00Z">
        <w:r w:rsidRPr="002A447D" w:rsidDel="002C2653">
          <w:rPr>
            <w:rFonts w:ascii="Times New Roman" w:hAnsi="Times New Roman" w:cs="Times New Roman"/>
            <w:sz w:val="24"/>
          </w:rPr>
          <w:delText xml:space="preserve">of </w:delText>
        </w:r>
      </w:del>
      <w:r w:rsidRPr="002A447D">
        <w:rPr>
          <w:rFonts w:ascii="Times New Roman" w:hAnsi="Times New Roman" w:cs="Times New Roman"/>
          <w:sz w:val="24"/>
        </w:rPr>
        <w:t xml:space="preserve">the reasons for obtaining and not obtaining a driving license, voluntary interviews were </w:t>
      </w:r>
      <w:r>
        <w:rPr>
          <w:rFonts w:ascii="Times New Roman" w:hAnsi="Times New Roman" w:cs="Times New Roman" w:hint="eastAsia"/>
          <w:sz w:val="24"/>
        </w:rPr>
        <w:t>arranged</w:t>
      </w:r>
      <w:r w:rsidRPr="002A447D">
        <w:rPr>
          <w:rFonts w:ascii="Times New Roman" w:hAnsi="Times New Roman" w:cs="Times New Roman"/>
          <w:sz w:val="24"/>
        </w:rPr>
        <w:t>.</w:t>
      </w:r>
    </w:p>
    <w:p w14:paraId="7FD8FF26" w14:textId="0AF82AE9" w:rsidR="00E86556" w:rsidRPr="002A447D"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The interview questions consist</w:t>
      </w:r>
      <w:ins w:id="29" w:author="Kaixuan Gong" w:date="2024-11-05T23:06:00Z">
        <w:r w:rsidR="002C2653">
          <w:rPr>
            <w:rFonts w:ascii="Times New Roman" w:hAnsi="Times New Roman" w:cs="Times New Roman" w:hint="eastAsia"/>
            <w:sz w:val="24"/>
          </w:rPr>
          <w:t>ed</w:t>
        </w:r>
      </w:ins>
      <w:r w:rsidRPr="002A447D">
        <w:rPr>
          <w:rFonts w:ascii="Times New Roman" w:hAnsi="Times New Roman" w:cs="Times New Roman"/>
          <w:sz w:val="24"/>
        </w:rPr>
        <w:t xml:space="preserve"> of the following four questions:</w:t>
      </w:r>
    </w:p>
    <w:p w14:paraId="42C15D8D" w14:textId="49D1E90E" w:rsidR="00E86556" w:rsidRPr="002A447D" w:rsidRDefault="00E86556" w:rsidP="00E86556">
      <w:pPr>
        <w:pStyle w:val="a9"/>
        <w:widowControl/>
        <w:numPr>
          <w:ilvl w:val="0"/>
          <w:numId w:val="1"/>
        </w:numPr>
        <w:spacing w:after="0" w:line="480" w:lineRule="auto"/>
        <w:jc w:val="both"/>
        <w:rPr>
          <w:rFonts w:ascii="Times New Roman" w:hAnsi="Times New Roman" w:cs="Times New Roman"/>
          <w:sz w:val="24"/>
        </w:rPr>
      </w:pPr>
      <w:r w:rsidRPr="002A447D">
        <w:rPr>
          <w:rFonts w:ascii="Times New Roman" w:hAnsi="Times New Roman" w:cs="Times New Roman"/>
          <w:sz w:val="24"/>
        </w:rPr>
        <w:t xml:space="preserve">What was your reason for </w:t>
      </w:r>
      <w:ins w:id="30" w:author="Kaixuan Gong" w:date="2024-11-05T23:07:00Z">
        <w:r w:rsidR="002C2653">
          <w:rPr>
            <w:rFonts w:ascii="Times New Roman" w:hAnsi="Times New Roman" w:cs="Times New Roman"/>
            <w:sz w:val="24"/>
          </w:rPr>
          <w:t xml:space="preserve">(not) </w:t>
        </w:r>
      </w:ins>
      <w:r w:rsidRPr="002A447D">
        <w:rPr>
          <w:rFonts w:ascii="Times New Roman" w:hAnsi="Times New Roman" w:cs="Times New Roman"/>
          <w:sz w:val="24"/>
        </w:rPr>
        <w:t>obtaining a driver’s license? Please provide a specific example.</w:t>
      </w:r>
      <w:ins w:id="31" w:author="Kaixuan Gong" w:date="2024-11-05T23:07:00Z">
        <w:r w:rsidR="002C2653">
          <w:rPr>
            <w:rFonts w:ascii="Times New Roman" w:hAnsi="Times New Roman" w:cs="Times New Roman"/>
            <w:sz w:val="24"/>
          </w:rPr>
          <w:t xml:space="preserve"> </w:t>
        </w:r>
        <w:r w:rsidR="002C2653">
          <w:rPr>
            <w:rFonts w:ascii="Times New Roman" w:hAnsi="Times New Roman" w:cs="Times New Roman" w:hint="eastAsia"/>
            <w:sz w:val="24"/>
          </w:rPr>
          <w:t>第一二问冲突，应该写一起</w:t>
        </w:r>
      </w:ins>
    </w:p>
    <w:p w14:paraId="0F2EB0BC" w14:textId="77777777" w:rsidR="00E86556" w:rsidRPr="002A447D" w:rsidRDefault="00E86556" w:rsidP="00E86556">
      <w:pPr>
        <w:pStyle w:val="a9"/>
        <w:widowControl/>
        <w:numPr>
          <w:ilvl w:val="0"/>
          <w:numId w:val="1"/>
        </w:numPr>
        <w:spacing w:after="0" w:line="480" w:lineRule="auto"/>
        <w:jc w:val="both"/>
        <w:rPr>
          <w:rFonts w:ascii="Times New Roman" w:hAnsi="Times New Roman" w:cs="Times New Roman"/>
          <w:sz w:val="24"/>
        </w:rPr>
      </w:pPr>
      <w:r w:rsidRPr="002A447D">
        <w:rPr>
          <w:rFonts w:ascii="Times New Roman" w:hAnsi="Times New Roman" w:cs="Times New Roman"/>
          <w:sz w:val="24"/>
        </w:rPr>
        <w:t>What are your reasons for not needing a driver’s license? Please at least mention the two most significant aspects that have an impact on you.</w:t>
      </w:r>
    </w:p>
    <w:p w14:paraId="0D3ECCDB" w14:textId="77777777" w:rsidR="00E86556" w:rsidRPr="002A447D" w:rsidRDefault="00E86556" w:rsidP="00E86556">
      <w:pPr>
        <w:pStyle w:val="a9"/>
        <w:widowControl/>
        <w:numPr>
          <w:ilvl w:val="0"/>
          <w:numId w:val="1"/>
        </w:numPr>
        <w:spacing w:after="0" w:line="480" w:lineRule="auto"/>
        <w:jc w:val="both"/>
        <w:rPr>
          <w:rFonts w:ascii="Times New Roman" w:hAnsi="Times New Roman" w:cs="Times New Roman"/>
          <w:sz w:val="24"/>
        </w:rPr>
      </w:pPr>
      <w:r w:rsidRPr="002A447D">
        <w:rPr>
          <w:rFonts w:ascii="Times New Roman" w:hAnsi="Times New Roman" w:cs="Times New Roman"/>
          <w:sz w:val="24"/>
        </w:rPr>
        <w:t xml:space="preserve">How do you choose what travel mode to take (e.g., drive, walk, and public transport)? </w:t>
      </w:r>
    </w:p>
    <w:p w14:paraId="3D4595A5" w14:textId="77777777" w:rsidR="00E86556" w:rsidRPr="002A447D" w:rsidRDefault="00E86556" w:rsidP="00E86556">
      <w:pPr>
        <w:pStyle w:val="a9"/>
        <w:widowControl/>
        <w:numPr>
          <w:ilvl w:val="0"/>
          <w:numId w:val="1"/>
        </w:numPr>
        <w:spacing w:after="0" w:line="480" w:lineRule="auto"/>
        <w:jc w:val="both"/>
        <w:rPr>
          <w:rFonts w:ascii="Times New Roman" w:hAnsi="Times New Roman" w:cs="Times New Roman"/>
          <w:sz w:val="24"/>
        </w:rPr>
      </w:pPr>
      <w:commentRangeStart w:id="32"/>
      <w:r w:rsidRPr="002A447D">
        <w:rPr>
          <w:rFonts w:ascii="Times New Roman" w:hAnsi="Times New Roman" w:cs="Times New Roman"/>
          <w:sz w:val="24"/>
        </w:rPr>
        <w:t>Will how you travel today change over the next 5, 10, or 20 years? Please talk about your views on the future of autonomous driving.</w:t>
      </w:r>
      <w:commentRangeEnd w:id="32"/>
      <w:r w:rsidR="000C3813">
        <w:rPr>
          <w:rStyle w:val="af3"/>
        </w:rPr>
        <w:commentReference w:id="32"/>
      </w:r>
    </w:p>
    <w:p w14:paraId="318ABB9A" w14:textId="77777777" w:rsidR="00E86556" w:rsidRPr="002A447D"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 xml:space="preserve">The last two were adapted from </w:t>
      </w:r>
      <w:commentRangeStart w:id="33"/>
      <w:commentRangeStart w:id="34"/>
      <w:r w:rsidRPr="002A447D">
        <w:rPr>
          <w:rFonts w:ascii="Times New Roman" w:hAnsi="Times New Roman" w:cs="Times New Roman"/>
          <w:sz w:val="24"/>
        </w:rPr>
        <w:t>&lt;</w:t>
      </w:r>
      <w:r w:rsidRPr="002A447D">
        <w:rPr>
          <w:rFonts w:ascii="Times New Roman" w:hAnsi="Times New Roman" w:cs="Times New Roman"/>
        </w:rPr>
        <w:t xml:space="preserve"> </w:t>
      </w:r>
      <w:r w:rsidRPr="002A447D">
        <w:rPr>
          <w:rFonts w:ascii="Times New Roman" w:hAnsi="Times New Roman" w:cs="Times New Roman"/>
          <w:sz w:val="24"/>
        </w:rPr>
        <w:t>Using discussion forums to explore attitudes toward cars and licensing among young Australians&gt; (</w:t>
      </w:r>
      <w:proofErr w:type="spellStart"/>
      <w:r w:rsidRPr="002A447D">
        <w:rPr>
          <w:rFonts w:ascii="Times New Roman" w:hAnsi="Times New Roman" w:cs="Times New Roman"/>
          <w:sz w:val="24"/>
        </w:rPr>
        <w:t>Delbosc</w:t>
      </w:r>
      <w:proofErr w:type="spellEnd"/>
      <w:r w:rsidRPr="002A447D">
        <w:rPr>
          <w:rFonts w:ascii="Times New Roman" w:hAnsi="Times New Roman" w:cs="Times New Roman"/>
          <w:sz w:val="24"/>
        </w:rPr>
        <w:t xml:space="preserve"> &amp; Currie, 2014)</w:t>
      </w:r>
      <w:commentRangeEnd w:id="33"/>
      <w:r w:rsidR="002C2653">
        <w:rPr>
          <w:rStyle w:val="af3"/>
        </w:rPr>
        <w:commentReference w:id="33"/>
      </w:r>
      <w:r w:rsidRPr="002A447D">
        <w:rPr>
          <w:rFonts w:ascii="Times New Roman" w:hAnsi="Times New Roman" w:cs="Times New Roman"/>
          <w:sz w:val="24"/>
        </w:rPr>
        <w:t>.</w:t>
      </w:r>
      <w:commentRangeEnd w:id="34"/>
      <w:r w:rsidR="000C3813">
        <w:rPr>
          <w:rStyle w:val="af3"/>
        </w:rPr>
        <w:commentReference w:id="34"/>
      </w:r>
    </w:p>
    <w:p w14:paraId="324BC290" w14:textId="41AA4EE4" w:rsidR="00E86556" w:rsidRPr="00E86556" w:rsidRDefault="00E86556" w:rsidP="00E86556">
      <w:pPr>
        <w:pStyle w:val="2"/>
        <w:jc w:val="both"/>
        <w:rPr>
          <w:rFonts w:ascii="Times New Roman" w:hAnsi="Times New Roman" w:cs="Times New Roman"/>
          <w:b/>
          <w:bCs/>
          <w:sz w:val="28"/>
          <w:szCs w:val="28"/>
        </w:rPr>
      </w:pPr>
      <w:r w:rsidRPr="00E86556">
        <w:rPr>
          <w:rFonts w:ascii="Times New Roman" w:hAnsi="Times New Roman" w:cs="Times New Roman"/>
          <w:b/>
          <w:bCs/>
          <w:sz w:val="28"/>
          <w:szCs w:val="28"/>
        </w:rPr>
        <w:t>Participants</w:t>
      </w:r>
      <w:ins w:id="35" w:author="Kaixuan Gong" w:date="2024-11-05T23:09:00Z">
        <w:r w:rsidR="002C2653">
          <w:rPr>
            <w:rFonts w:ascii="Times New Roman" w:hAnsi="Times New Roman" w:cs="Times New Roman"/>
            <w:b/>
            <w:bCs/>
            <w:sz w:val="28"/>
            <w:szCs w:val="28"/>
          </w:rPr>
          <w:t xml:space="preserve"> </w:t>
        </w:r>
        <w:r w:rsidR="002C2653">
          <w:rPr>
            <w:rFonts w:ascii="Times New Roman" w:hAnsi="Times New Roman" w:cs="Times New Roman" w:hint="eastAsia"/>
            <w:b/>
            <w:bCs/>
            <w:sz w:val="28"/>
            <w:szCs w:val="28"/>
          </w:rPr>
          <w:t>这部分放最前面</w:t>
        </w:r>
      </w:ins>
    </w:p>
    <w:p w14:paraId="1F73C9F5" w14:textId="188F5419" w:rsidR="00E86556" w:rsidRPr="002A447D"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 xml:space="preserve">The participants </w:t>
      </w:r>
      <w:ins w:id="36" w:author="Kaixuan Gong" w:date="2024-11-05T23:08:00Z">
        <w:r w:rsidR="002C2653">
          <w:rPr>
            <w:rFonts w:ascii="Times New Roman" w:hAnsi="Times New Roman" w:cs="Times New Roman" w:hint="eastAsia"/>
            <w:sz w:val="24"/>
          </w:rPr>
          <w:t>were</w:t>
        </w:r>
      </w:ins>
      <w:del w:id="37" w:author="Kaixuan Gong" w:date="2024-11-05T23:08:00Z">
        <w:r w:rsidRPr="002A447D" w:rsidDel="002C2653">
          <w:rPr>
            <w:rFonts w:ascii="Times New Roman" w:hAnsi="Times New Roman" w:cs="Times New Roman"/>
            <w:sz w:val="24"/>
          </w:rPr>
          <w:delText>are</w:delText>
        </w:r>
      </w:del>
      <w:r w:rsidRPr="002A447D">
        <w:rPr>
          <w:rFonts w:ascii="Times New Roman" w:hAnsi="Times New Roman" w:cs="Times New Roman"/>
          <w:sz w:val="24"/>
        </w:rPr>
        <w:t xml:space="preserve"> 303 undergraduate students from Chinese universities. Informed consent was obtained from all participants before data collection. Most of the participants came from Beijing (190). There were 215 males and 88 females in the sample and their ages ranged from 17 to 24 </w:t>
      </w:r>
      <w:del w:id="38" w:author="Kaixuan Gong" w:date="2024-11-05T23:08:00Z">
        <w:r w:rsidRPr="002A447D" w:rsidDel="002C2653">
          <w:rPr>
            <w:rFonts w:ascii="Times New Roman" w:hAnsi="Times New Roman" w:cs="Times New Roman"/>
            <w:sz w:val="24"/>
          </w:rPr>
          <w:delText xml:space="preserve">years </w:delText>
        </w:r>
      </w:del>
      <w:r w:rsidRPr="002A447D">
        <w:rPr>
          <w:rFonts w:ascii="Times New Roman" w:hAnsi="Times New Roman" w:cs="Times New Roman"/>
          <w:sz w:val="24"/>
        </w:rPr>
        <w:t xml:space="preserve">(mean = 18.4), </w:t>
      </w:r>
      <w:r>
        <w:rPr>
          <w:rFonts w:ascii="Times New Roman" w:hAnsi="Times New Roman" w:cs="Times New Roman" w:hint="eastAsia"/>
          <w:sz w:val="24"/>
        </w:rPr>
        <w:t xml:space="preserve">with </w:t>
      </w:r>
      <w:r w:rsidRPr="002A447D">
        <w:rPr>
          <w:rFonts w:ascii="Times New Roman" w:hAnsi="Times New Roman" w:cs="Times New Roman"/>
          <w:sz w:val="24"/>
        </w:rPr>
        <w:t xml:space="preserve">most participants </w:t>
      </w:r>
      <w:r>
        <w:rPr>
          <w:rFonts w:ascii="Times New Roman" w:hAnsi="Times New Roman" w:cs="Times New Roman" w:hint="eastAsia"/>
          <w:sz w:val="24"/>
        </w:rPr>
        <w:t>being</w:t>
      </w:r>
      <w:r w:rsidRPr="002A447D">
        <w:rPr>
          <w:rFonts w:ascii="Times New Roman" w:hAnsi="Times New Roman" w:cs="Times New Roman"/>
          <w:sz w:val="24"/>
        </w:rPr>
        <w:t xml:space="preserve"> 18</w:t>
      </w:r>
      <w:r>
        <w:rPr>
          <w:rFonts w:ascii="Times New Roman" w:hAnsi="Times New Roman" w:cs="Times New Roman" w:hint="eastAsia"/>
          <w:sz w:val="24"/>
        </w:rPr>
        <w:t xml:space="preserve"> years old</w:t>
      </w:r>
      <w:r w:rsidRPr="002A447D">
        <w:rPr>
          <w:rFonts w:ascii="Times New Roman" w:hAnsi="Times New Roman" w:cs="Times New Roman"/>
          <w:sz w:val="24"/>
        </w:rPr>
        <w:t>.</w:t>
      </w:r>
    </w:p>
    <w:p w14:paraId="4E175FD3" w14:textId="4C52CCFA" w:rsidR="002C2653" w:rsidRPr="002A447D" w:rsidRDefault="00E86556" w:rsidP="002C2653">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lastRenderedPageBreak/>
        <w:t>The voluntary interviewees account for 10% of the total participants</w:t>
      </w:r>
      <w:ins w:id="39" w:author="Kaixuan Gong" w:date="2024-11-05T23:09:00Z">
        <w:r w:rsidR="002C2653">
          <w:rPr>
            <w:rFonts w:ascii="Times New Roman" w:hAnsi="Times New Roman" w:cs="Times New Roman" w:hint="eastAsia"/>
            <w:sz w:val="24"/>
          </w:rPr>
          <w:t>说具体多少人</w:t>
        </w:r>
      </w:ins>
      <w:r w:rsidRPr="002A447D">
        <w:rPr>
          <w:rFonts w:ascii="Times New Roman" w:hAnsi="Times New Roman" w:cs="Times New Roman"/>
          <w:sz w:val="24"/>
        </w:rPr>
        <w:t xml:space="preserve">. Among them, 12 were </w:t>
      </w:r>
      <w:commentRangeStart w:id="40"/>
      <w:r w:rsidRPr="002A447D">
        <w:rPr>
          <w:rFonts w:ascii="Times New Roman" w:hAnsi="Times New Roman" w:cs="Times New Roman"/>
          <w:sz w:val="24"/>
        </w:rPr>
        <w:t>valid</w:t>
      </w:r>
      <w:commentRangeEnd w:id="40"/>
      <w:r w:rsidR="002C2653">
        <w:rPr>
          <w:rStyle w:val="af3"/>
        </w:rPr>
        <w:commentReference w:id="40"/>
      </w:r>
      <w:r w:rsidRPr="002A447D">
        <w:rPr>
          <w:rFonts w:ascii="Times New Roman" w:hAnsi="Times New Roman" w:cs="Times New Roman"/>
          <w:sz w:val="24"/>
        </w:rPr>
        <w:t>, and all were from Tsinghua University.</w:t>
      </w:r>
    </w:p>
    <w:p w14:paraId="797AEC8E" w14:textId="77777777" w:rsidR="00E86556" w:rsidRPr="00E86556" w:rsidRDefault="00E86556" w:rsidP="00E86556">
      <w:pPr>
        <w:pStyle w:val="2"/>
        <w:jc w:val="both"/>
        <w:rPr>
          <w:rFonts w:ascii="Times New Roman" w:hAnsi="Times New Roman" w:cs="Times New Roman"/>
          <w:b/>
          <w:bCs/>
          <w:sz w:val="28"/>
          <w:szCs w:val="28"/>
        </w:rPr>
      </w:pPr>
      <w:r w:rsidRPr="00E86556">
        <w:rPr>
          <w:rFonts w:ascii="Times New Roman" w:hAnsi="Times New Roman" w:cs="Times New Roman"/>
          <w:b/>
          <w:bCs/>
          <w:sz w:val="28"/>
          <w:szCs w:val="28"/>
        </w:rPr>
        <w:t>Procedure</w:t>
      </w:r>
    </w:p>
    <w:p w14:paraId="7BD1FAA5" w14:textId="64A236E0" w:rsidR="00E86556" w:rsidRPr="002A447D" w:rsidRDefault="00E86556" w:rsidP="00E86556">
      <w:pPr>
        <w:spacing w:line="480" w:lineRule="auto"/>
        <w:ind w:firstLine="420"/>
        <w:jc w:val="both"/>
        <w:rPr>
          <w:rFonts w:ascii="Times New Roman" w:hAnsi="Times New Roman" w:cs="Times New Roman"/>
          <w:sz w:val="24"/>
        </w:rPr>
      </w:pPr>
      <w:r w:rsidRPr="00D126D7">
        <w:rPr>
          <w:rFonts w:ascii="Times New Roman" w:hAnsi="Times New Roman" w:cs="Times New Roman"/>
          <w:sz w:val="24"/>
        </w:rPr>
        <w:t>Mass online questionnaires were distributed via WeChat to undergraduate students, inviting them to participate in the survey.</w:t>
      </w:r>
      <w:r w:rsidRPr="002A447D">
        <w:rPr>
          <w:rFonts w:ascii="Times New Roman" w:hAnsi="Times New Roman" w:cs="Times New Roman"/>
          <w:color w:val="000000"/>
          <w:sz w:val="30"/>
          <w:szCs w:val="30"/>
        </w:rPr>
        <w:t xml:space="preserve"> </w:t>
      </w:r>
      <w:r w:rsidRPr="002A447D">
        <w:rPr>
          <w:rFonts w:ascii="Times New Roman" w:hAnsi="Times New Roman" w:cs="Times New Roman"/>
          <w:sz w:val="24"/>
        </w:rPr>
        <w:t>Participants cho</w:t>
      </w:r>
      <w:del w:id="41" w:author="Kaixuan Gong" w:date="2024-11-05T23:10:00Z">
        <w:r w:rsidRPr="002A447D" w:rsidDel="002C2653">
          <w:rPr>
            <w:rFonts w:ascii="Times New Roman" w:hAnsi="Times New Roman" w:cs="Times New Roman"/>
            <w:sz w:val="24"/>
          </w:rPr>
          <w:delText>o</w:delText>
        </w:r>
      </w:del>
      <w:r w:rsidRPr="002A447D">
        <w:rPr>
          <w:rFonts w:ascii="Times New Roman" w:hAnsi="Times New Roman" w:cs="Times New Roman"/>
          <w:sz w:val="24"/>
        </w:rPr>
        <w:t>se the option that best suit</w:t>
      </w:r>
      <w:ins w:id="42" w:author="Kaixuan Gong" w:date="2024-11-05T23:10:00Z">
        <w:r w:rsidR="002C2653">
          <w:rPr>
            <w:rFonts w:ascii="Times New Roman" w:hAnsi="Times New Roman" w:cs="Times New Roman" w:hint="eastAsia"/>
            <w:sz w:val="24"/>
          </w:rPr>
          <w:t>ed</w:t>
        </w:r>
      </w:ins>
      <w:del w:id="43" w:author="Kaixuan Gong" w:date="2024-11-05T23:10:00Z">
        <w:r w:rsidRPr="002A447D" w:rsidDel="002C2653">
          <w:rPr>
            <w:rFonts w:ascii="Times New Roman" w:hAnsi="Times New Roman" w:cs="Times New Roman"/>
            <w:sz w:val="24"/>
          </w:rPr>
          <w:delText>s</w:delText>
        </w:r>
      </w:del>
      <w:r w:rsidRPr="002A447D">
        <w:rPr>
          <w:rFonts w:ascii="Times New Roman" w:hAnsi="Times New Roman" w:cs="Times New Roman"/>
          <w:sz w:val="24"/>
        </w:rPr>
        <w:t xml:space="preserve"> them for each question based on their actual situation, by which we c</w:t>
      </w:r>
      <w:ins w:id="44" w:author="Kaixuan Gong" w:date="2024-11-05T23:10:00Z">
        <w:r w:rsidR="002C2653">
          <w:rPr>
            <w:rFonts w:ascii="Times New Roman" w:hAnsi="Times New Roman" w:cs="Times New Roman"/>
            <w:sz w:val="24"/>
          </w:rPr>
          <w:t>ould</w:t>
        </w:r>
      </w:ins>
      <w:del w:id="45" w:author="Kaixuan Gong" w:date="2024-11-05T23:10:00Z">
        <w:r w:rsidRPr="002A447D" w:rsidDel="002C2653">
          <w:rPr>
            <w:rFonts w:ascii="Times New Roman" w:hAnsi="Times New Roman" w:cs="Times New Roman"/>
            <w:sz w:val="24"/>
          </w:rPr>
          <w:delText>an</w:delText>
        </w:r>
      </w:del>
      <w:r w:rsidRPr="002A447D">
        <w:rPr>
          <w:rFonts w:ascii="Times New Roman" w:hAnsi="Times New Roman" w:cs="Times New Roman"/>
          <w:sz w:val="24"/>
        </w:rPr>
        <w:t xml:space="preserve"> get the data on the choice of each question. After the data w</w:t>
      </w:r>
      <w:ins w:id="46" w:author="Kaixuan Gong" w:date="2024-11-05T23:10:00Z">
        <w:r w:rsidR="002C2653">
          <w:rPr>
            <w:rFonts w:ascii="Times New Roman" w:hAnsi="Times New Roman" w:cs="Times New Roman"/>
            <w:sz w:val="24"/>
          </w:rPr>
          <w:t>ere</w:t>
        </w:r>
      </w:ins>
      <w:del w:id="47" w:author="Kaixuan Gong" w:date="2024-11-05T23:10:00Z">
        <w:r w:rsidRPr="002A447D" w:rsidDel="002C2653">
          <w:rPr>
            <w:rFonts w:ascii="Times New Roman" w:hAnsi="Times New Roman" w:cs="Times New Roman"/>
            <w:sz w:val="24"/>
          </w:rPr>
          <w:delText>as</w:delText>
        </w:r>
      </w:del>
      <w:r w:rsidRPr="002A447D">
        <w:rPr>
          <w:rFonts w:ascii="Times New Roman" w:hAnsi="Times New Roman" w:cs="Times New Roman"/>
          <w:sz w:val="24"/>
        </w:rPr>
        <w:t xml:space="preserve"> collected, </w:t>
      </w:r>
      <w:commentRangeStart w:id="48"/>
      <w:r w:rsidRPr="002A447D">
        <w:rPr>
          <w:rFonts w:ascii="Times New Roman" w:hAnsi="Times New Roman" w:cs="Times New Roman"/>
          <w:sz w:val="24"/>
        </w:rPr>
        <w:t xml:space="preserve">data analysis software </w:t>
      </w:r>
      <w:commentRangeEnd w:id="48"/>
      <w:r w:rsidR="002C2653">
        <w:rPr>
          <w:rStyle w:val="af3"/>
        </w:rPr>
        <w:commentReference w:id="48"/>
      </w:r>
      <w:r w:rsidRPr="002A447D">
        <w:rPr>
          <w:rFonts w:ascii="Times New Roman" w:hAnsi="Times New Roman" w:cs="Times New Roman"/>
          <w:sz w:val="24"/>
        </w:rPr>
        <w:t xml:space="preserve">was used to analyze </w:t>
      </w:r>
      <w:commentRangeStart w:id="49"/>
      <w:r w:rsidRPr="002A447D">
        <w:rPr>
          <w:rFonts w:ascii="Times New Roman" w:hAnsi="Times New Roman" w:cs="Times New Roman"/>
          <w:sz w:val="24"/>
        </w:rPr>
        <w:t>the proportion of each selection</w:t>
      </w:r>
      <w:commentRangeEnd w:id="49"/>
      <w:r w:rsidR="002C2653">
        <w:rPr>
          <w:rStyle w:val="af3"/>
        </w:rPr>
        <w:commentReference w:id="49"/>
      </w:r>
      <w:r w:rsidRPr="002A447D">
        <w:rPr>
          <w:rFonts w:ascii="Times New Roman" w:hAnsi="Times New Roman" w:cs="Times New Roman"/>
          <w:sz w:val="24"/>
        </w:rPr>
        <w:t>. The discussion section of this research was based on the data collected.</w:t>
      </w:r>
    </w:p>
    <w:p w14:paraId="41897DE8" w14:textId="77777777" w:rsidR="00E86556" w:rsidRPr="002A447D"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At the same time, structured interviews were conducted.</w:t>
      </w:r>
      <w:r w:rsidRPr="00D126D7">
        <w:rPr>
          <w:rFonts w:ascii="Helvetica" w:hAnsi="Helvetica" w:cs="Helvetica"/>
          <w:color w:val="2C2C36"/>
          <w:shd w:val="clear" w:color="auto" w:fill="FFFFFF"/>
        </w:rPr>
        <w:t xml:space="preserve"> </w:t>
      </w:r>
      <w:r w:rsidRPr="00D126D7">
        <w:rPr>
          <w:rFonts w:ascii="Times New Roman" w:hAnsi="Times New Roman" w:cs="Times New Roman"/>
          <w:sz w:val="24"/>
        </w:rPr>
        <w:t xml:space="preserve">Initially, researchers posed open-ended questions to elicit general </w:t>
      </w:r>
      <w:r w:rsidRPr="002A447D">
        <w:rPr>
          <w:rFonts w:ascii="Times New Roman" w:hAnsi="Times New Roman" w:cs="Times New Roman"/>
          <w:sz w:val="24"/>
        </w:rPr>
        <w:t xml:space="preserve">ideas. Then the interviewees were asked a few questions with prompts, and these original questions were adjusted to suit different interviewees. For example, the unlicensed participants were not asked about question 1). </w:t>
      </w:r>
    </w:p>
    <w:p w14:paraId="52B011C2" w14:textId="69B71EFB" w:rsidR="00E86556" w:rsidRDefault="00E86556" w:rsidP="00E86556">
      <w:pPr>
        <w:spacing w:line="480" w:lineRule="auto"/>
        <w:ind w:firstLine="420"/>
        <w:jc w:val="both"/>
        <w:rPr>
          <w:rFonts w:ascii="Times New Roman" w:hAnsi="Times New Roman" w:cs="Times New Roman"/>
          <w:sz w:val="24"/>
        </w:rPr>
      </w:pPr>
      <w:r w:rsidRPr="002A447D">
        <w:rPr>
          <w:rFonts w:ascii="Times New Roman" w:hAnsi="Times New Roman" w:cs="Times New Roman"/>
          <w:sz w:val="24"/>
        </w:rPr>
        <w:t xml:space="preserve">The respondents’ answers were recorded and categorized </w:t>
      </w:r>
      <w:r>
        <w:rPr>
          <w:rFonts w:ascii="Times New Roman" w:hAnsi="Times New Roman" w:cs="Times New Roman" w:hint="eastAsia"/>
          <w:sz w:val="24"/>
        </w:rPr>
        <w:t>based on</w:t>
      </w:r>
      <w:r w:rsidRPr="002A447D">
        <w:rPr>
          <w:rFonts w:ascii="Times New Roman" w:hAnsi="Times New Roman" w:cs="Times New Roman"/>
          <w:sz w:val="24"/>
        </w:rPr>
        <w:t xml:space="preserve"> different attitudes. </w:t>
      </w:r>
      <w:commentRangeStart w:id="50"/>
      <w:r w:rsidRPr="002A447D">
        <w:rPr>
          <w:rFonts w:ascii="Times New Roman" w:hAnsi="Times New Roman" w:cs="Times New Roman"/>
          <w:sz w:val="24"/>
        </w:rPr>
        <w:t xml:space="preserve">The value of different responses was evaluated and those </w:t>
      </w:r>
      <w:del w:id="51" w:author="Kaixuan Gong" w:date="2024-11-05T23:11:00Z">
        <w:r w:rsidRPr="002A447D" w:rsidDel="002C2653">
          <w:rPr>
            <w:rFonts w:ascii="Times New Roman" w:hAnsi="Times New Roman" w:cs="Times New Roman"/>
            <w:sz w:val="24"/>
          </w:rPr>
          <w:delText xml:space="preserve">which were </w:delText>
        </w:r>
      </w:del>
      <w:r w:rsidRPr="002A447D">
        <w:rPr>
          <w:rFonts w:ascii="Times New Roman" w:hAnsi="Times New Roman" w:cs="Times New Roman"/>
          <w:sz w:val="24"/>
        </w:rPr>
        <w:t xml:space="preserve">representative </w:t>
      </w:r>
      <w:ins w:id="52" w:author="Kaixuan Gong" w:date="2024-11-05T23:11:00Z">
        <w:r w:rsidR="002C2653">
          <w:rPr>
            <w:rFonts w:ascii="Times New Roman" w:hAnsi="Times New Roman" w:cs="Times New Roman" w:hint="eastAsia"/>
            <w:sz w:val="24"/>
          </w:rPr>
          <w:t>ones</w:t>
        </w:r>
        <w:r w:rsidR="002C2653">
          <w:rPr>
            <w:rFonts w:ascii="Times New Roman" w:hAnsi="Times New Roman" w:cs="Times New Roman"/>
            <w:sz w:val="24"/>
          </w:rPr>
          <w:t xml:space="preserve"> </w:t>
        </w:r>
      </w:ins>
      <w:r w:rsidRPr="002A447D">
        <w:rPr>
          <w:rFonts w:ascii="Times New Roman" w:hAnsi="Times New Roman" w:cs="Times New Roman"/>
          <w:sz w:val="24"/>
        </w:rPr>
        <w:t>were selected to provide a summary and supplement to the questionnaire results.</w:t>
      </w:r>
      <w:commentRangeEnd w:id="50"/>
      <w:r w:rsidR="002C2653">
        <w:rPr>
          <w:rStyle w:val="af3"/>
        </w:rPr>
        <w:commentReference w:id="50"/>
      </w:r>
    </w:p>
    <w:p w14:paraId="47A62F92" w14:textId="13522A50" w:rsidR="00E86556" w:rsidRDefault="002C2653" w:rsidP="00E86556">
      <w:pPr>
        <w:jc w:val="both"/>
        <w:rPr>
          <w:ins w:id="53" w:author="Kaixuan Gong" w:date="2024-11-05T23:12:00Z"/>
          <w:rFonts w:ascii="Times New Roman" w:hAnsi="Times New Roman" w:cs="Times New Roman"/>
          <w:sz w:val="24"/>
        </w:rPr>
      </w:pPr>
      <w:ins w:id="54" w:author="Kaixuan Gong" w:date="2024-11-05T23:12:00Z">
        <w:r>
          <w:rPr>
            <w:rFonts w:ascii="Times New Roman" w:hAnsi="Times New Roman" w:cs="Times New Roman" w:hint="eastAsia"/>
            <w:sz w:val="24"/>
          </w:rPr>
          <w:t>语言流畅，结构清晰，注意到了一些细节</w:t>
        </w:r>
      </w:ins>
    </w:p>
    <w:p w14:paraId="50CC5C6B" w14:textId="339F6DDE" w:rsidR="002C2653" w:rsidRDefault="002C2653" w:rsidP="00E86556">
      <w:pPr>
        <w:jc w:val="both"/>
        <w:rPr>
          <w:ins w:id="55" w:author="HP" w:date="2024-11-08T10:31:00Z" w16du:dateUtc="2024-11-08T02:31:00Z"/>
          <w:rFonts w:ascii="Times New Roman" w:hAnsi="Times New Roman" w:cs="Times New Roman"/>
          <w:sz w:val="24"/>
        </w:rPr>
      </w:pPr>
      <w:ins w:id="56" w:author="Kaixuan Gong" w:date="2024-11-05T23:12:00Z">
        <w:r>
          <w:rPr>
            <w:rFonts w:ascii="Times New Roman" w:hAnsi="Times New Roman" w:cs="Times New Roman" w:hint="eastAsia"/>
            <w:sz w:val="24"/>
          </w:rPr>
          <w:t>materials</w:t>
        </w:r>
        <w:r>
          <w:rPr>
            <w:rFonts w:ascii="Times New Roman" w:hAnsi="Times New Roman" w:cs="Times New Roman" w:hint="eastAsia"/>
            <w:sz w:val="24"/>
          </w:rPr>
          <w:t>缺少对问卷题型的描述，</w:t>
        </w:r>
      </w:ins>
      <w:ins w:id="57" w:author="Kaixuan Gong" w:date="2024-11-05T23:13:00Z">
        <w:r>
          <w:rPr>
            <w:rFonts w:ascii="Times New Roman" w:hAnsi="Times New Roman" w:cs="Times New Roman" w:hint="eastAsia"/>
            <w:sz w:val="24"/>
          </w:rPr>
          <w:t>procedure</w:t>
        </w:r>
      </w:ins>
      <w:ins w:id="58" w:author="Kaixuan Gong" w:date="2024-11-05T23:12:00Z">
        <w:r>
          <w:rPr>
            <w:rFonts w:ascii="Times New Roman" w:hAnsi="Times New Roman" w:cs="Times New Roman" w:hint="eastAsia"/>
            <w:sz w:val="24"/>
          </w:rPr>
          <w:t>缺少被访者是如何从</w:t>
        </w:r>
      </w:ins>
      <w:ins w:id="59" w:author="Kaixuan Gong" w:date="2024-11-05T23:13:00Z">
        <w:r>
          <w:rPr>
            <w:rFonts w:ascii="Times New Roman" w:hAnsi="Times New Roman" w:cs="Times New Roman" w:hint="eastAsia"/>
            <w:sz w:val="24"/>
          </w:rPr>
          <w:t>答问卷的人里筛出来的描述，缺少数据分析方法</w:t>
        </w:r>
      </w:ins>
    </w:p>
    <w:p w14:paraId="7743C041" w14:textId="2760F311" w:rsidR="000C3813" w:rsidRDefault="000C3813" w:rsidP="00E86556">
      <w:pPr>
        <w:jc w:val="both"/>
        <w:rPr>
          <w:ins w:id="60" w:author="HP" w:date="2024-11-08T10:32:00Z" w16du:dateUtc="2024-11-08T02:32:00Z"/>
          <w:rFonts w:ascii="Times New Roman" w:hAnsi="Times New Roman" w:cs="Times New Roman"/>
          <w:sz w:val="24"/>
        </w:rPr>
      </w:pPr>
      <w:ins w:id="61" w:author="HP" w:date="2024-11-08T10:31:00Z" w16du:dateUtc="2024-11-08T02:31:00Z">
        <w:r>
          <w:rPr>
            <w:rFonts w:ascii="Times New Roman" w:hAnsi="Times New Roman" w:cs="Times New Roman" w:hint="eastAsia"/>
            <w:sz w:val="24"/>
          </w:rPr>
          <w:lastRenderedPageBreak/>
          <w:t>问卷设计基础？</w:t>
        </w:r>
        <w:r>
          <w:rPr>
            <w:rFonts w:ascii="Times New Roman" w:hAnsi="Times New Roman" w:cs="Times New Roman" w:hint="eastAsia"/>
            <w:sz w:val="24"/>
          </w:rPr>
          <w:t>summary</w:t>
        </w:r>
        <w:r>
          <w:rPr>
            <w:rFonts w:ascii="Times New Roman" w:hAnsi="Times New Roman" w:cs="Times New Roman" w:hint="eastAsia"/>
            <w:sz w:val="24"/>
          </w:rPr>
          <w:t>？形式？</w:t>
        </w:r>
      </w:ins>
      <w:ins w:id="62" w:author="HP" w:date="2024-11-08T10:32:00Z" w16du:dateUtc="2024-11-08T02:32:00Z">
        <w:r>
          <w:rPr>
            <w:rFonts w:ascii="Times New Roman" w:hAnsi="Times New Roman" w:cs="Times New Roman" w:hint="eastAsia"/>
            <w:sz w:val="24"/>
          </w:rPr>
          <w:t>分值还是选项？</w:t>
        </w:r>
      </w:ins>
    </w:p>
    <w:p w14:paraId="486F119A" w14:textId="0AC3CACB" w:rsidR="000C3813" w:rsidRDefault="000C3813" w:rsidP="00E86556">
      <w:pPr>
        <w:jc w:val="both"/>
        <w:rPr>
          <w:ins w:id="63" w:author="HP" w:date="2024-11-08T10:33:00Z" w16du:dateUtc="2024-11-08T02:33:00Z"/>
          <w:rFonts w:ascii="Times New Roman" w:hAnsi="Times New Roman" w:cs="Times New Roman"/>
          <w:sz w:val="24"/>
        </w:rPr>
      </w:pPr>
      <w:ins w:id="64" w:author="HP" w:date="2024-11-08T10:32:00Z" w16du:dateUtc="2024-11-08T02:32:00Z">
        <w:r>
          <w:rPr>
            <w:rFonts w:ascii="Times New Roman" w:hAnsi="Times New Roman" w:cs="Times New Roman" w:hint="eastAsia"/>
            <w:sz w:val="24"/>
          </w:rPr>
          <w:t>如何分析？</w:t>
        </w:r>
      </w:ins>
    </w:p>
    <w:p w14:paraId="6B8A18FC" w14:textId="51837DC7" w:rsidR="00355F32" w:rsidRDefault="00355F32" w:rsidP="00E86556">
      <w:pPr>
        <w:jc w:val="both"/>
        <w:rPr>
          <w:rFonts w:ascii="Times New Roman" w:hAnsi="Times New Roman" w:cs="Times New Roman"/>
          <w:sz w:val="24"/>
        </w:rPr>
      </w:pPr>
      <w:ins w:id="65" w:author="HP" w:date="2024-11-08T10:33:00Z" w16du:dateUtc="2024-11-08T02:33:00Z">
        <w:r>
          <w:rPr>
            <w:rFonts w:ascii="Times New Roman" w:hAnsi="Times New Roman" w:cs="Times New Roman" w:hint="eastAsia"/>
            <w:sz w:val="24"/>
          </w:rPr>
          <w:t>8</w:t>
        </w:r>
      </w:ins>
    </w:p>
    <w:p w14:paraId="4D7BC3B0" w14:textId="77777777" w:rsidR="00E86556" w:rsidRDefault="00E86556" w:rsidP="00E86556">
      <w:pPr>
        <w:jc w:val="both"/>
        <w:rPr>
          <w:rFonts w:ascii="Times New Roman" w:hAnsi="Times New Roman" w:cs="Times New Roman"/>
          <w:sz w:val="24"/>
        </w:rPr>
      </w:pPr>
    </w:p>
    <w:p w14:paraId="7EE521F1" w14:textId="77777777" w:rsidR="00E86556" w:rsidRDefault="00E86556" w:rsidP="00E86556">
      <w:pPr>
        <w:jc w:val="both"/>
        <w:rPr>
          <w:rFonts w:ascii="Times New Roman" w:hAnsi="Times New Roman" w:cs="Times New Roman"/>
          <w:sz w:val="24"/>
        </w:rPr>
      </w:pPr>
    </w:p>
    <w:p w14:paraId="31D8012C" w14:textId="77777777" w:rsidR="00E86556" w:rsidRDefault="00E86556" w:rsidP="00E86556">
      <w:pPr>
        <w:jc w:val="both"/>
        <w:rPr>
          <w:rFonts w:ascii="Times New Roman" w:hAnsi="Times New Roman" w:cs="Times New Roman"/>
          <w:sz w:val="24"/>
        </w:rPr>
      </w:pPr>
    </w:p>
    <w:p w14:paraId="1805989A" w14:textId="77777777" w:rsidR="00E86556" w:rsidRDefault="00E86556" w:rsidP="00E86556">
      <w:pPr>
        <w:jc w:val="both"/>
        <w:rPr>
          <w:rFonts w:ascii="Times New Roman" w:hAnsi="Times New Roman" w:cs="Times New Roman"/>
          <w:sz w:val="32"/>
          <w:szCs w:val="32"/>
        </w:rPr>
      </w:pPr>
    </w:p>
    <w:p w14:paraId="200F1400" w14:textId="29C224AC" w:rsidR="00E86556" w:rsidRPr="004819C9" w:rsidRDefault="00E86556" w:rsidP="00E86556">
      <w:pPr>
        <w:jc w:val="both"/>
        <w:rPr>
          <w:rFonts w:ascii="Times New Roman" w:hAnsi="Times New Roman" w:cs="Times New Roman"/>
          <w:sz w:val="32"/>
          <w:szCs w:val="32"/>
        </w:rPr>
      </w:pPr>
      <w:r w:rsidRPr="004819C9">
        <w:rPr>
          <w:rFonts w:ascii="Times New Roman" w:hAnsi="Times New Roman" w:cs="Times New Roman" w:hint="eastAsia"/>
          <w:sz w:val="32"/>
          <w:szCs w:val="32"/>
        </w:rPr>
        <w:t>Group 2</w:t>
      </w:r>
    </w:p>
    <w:p w14:paraId="7D7F0E66" w14:textId="77777777" w:rsidR="00E86556" w:rsidRPr="004819C9" w:rsidRDefault="00E86556" w:rsidP="00E86556">
      <w:pPr>
        <w:jc w:val="both"/>
        <w:rPr>
          <w:rFonts w:ascii="Times New Roman" w:hAnsi="Times New Roman" w:cs="Times New Roman"/>
          <w:sz w:val="32"/>
          <w:szCs w:val="32"/>
        </w:rPr>
      </w:pPr>
      <w:r w:rsidRPr="004819C9">
        <w:rPr>
          <w:rFonts w:ascii="Times New Roman" w:hAnsi="Times New Roman" w:cs="Times New Roman" w:hint="eastAsia"/>
          <w:sz w:val="32"/>
          <w:szCs w:val="32"/>
        </w:rPr>
        <w:t>Members:</w:t>
      </w:r>
    </w:p>
    <w:p w14:paraId="0E586D6C" w14:textId="77777777" w:rsidR="00E86556" w:rsidRPr="004819C9" w:rsidRDefault="00E86556" w:rsidP="00E86556">
      <w:pPr>
        <w:jc w:val="both"/>
        <w:rPr>
          <w:rFonts w:ascii="Times New Roman" w:hAnsi="Times New Roman" w:cs="Times New Roman"/>
          <w:sz w:val="32"/>
          <w:szCs w:val="32"/>
        </w:rPr>
      </w:pPr>
      <w:r w:rsidRPr="004819C9">
        <w:rPr>
          <w:rFonts w:ascii="Times New Roman" w:hAnsi="Times New Roman" w:cs="Times New Roman" w:hint="eastAsia"/>
          <w:sz w:val="32"/>
          <w:szCs w:val="32"/>
        </w:rPr>
        <w:t>汤岳涵</w:t>
      </w:r>
      <w:r w:rsidRPr="004819C9">
        <w:rPr>
          <w:rFonts w:ascii="Times New Roman" w:hAnsi="Times New Roman" w:cs="Times New Roman" w:hint="eastAsia"/>
          <w:sz w:val="32"/>
          <w:szCs w:val="32"/>
        </w:rPr>
        <w:t xml:space="preserve">  2024010743</w:t>
      </w:r>
    </w:p>
    <w:p w14:paraId="716A8034" w14:textId="77777777" w:rsidR="00E86556" w:rsidRPr="004819C9" w:rsidRDefault="00E86556" w:rsidP="00E86556">
      <w:pPr>
        <w:jc w:val="both"/>
        <w:rPr>
          <w:rFonts w:ascii="Times New Roman" w:hAnsi="Times New Roman" w:cs="Times New Roman"/>
          <w:sz w:val="32"/>
          <w:szCs w:val="32"/>
        </w:rPr>
      </w:pPr>
      <w:r w:rsidRPr="004819C9">
        <w:rPr>
          <w:rFonts w:ascii="Times New Roman" w:hAnsi="Times New Roman" w:cs="Times New Roman" w:hint="eastAsia"/>
          <w:sz w:val="32"/>
          <w:szCs w:val="32"/>
        </w:rPr>
        <w:t>吕研</w:t>
      </w:r>
      <w:r>
        <w:rPr>
          <w:rFonts w:ascii="Times New Roman" w:hAnsi="Times New Roman" w:cs="Times New Roman" w:hint="eastAsia"/>
          <w:sz w:val="32"/>
          <w:szCs w:val="32"/>
        </w:rPr>
        <w:t xml:space="preserve">  2024010941</w:t>
      </w:r>
    </w:p>
    <w:p w14:paraId="1DC53F08" w14:textId="77777777" w:rsidR="00E86556" w:rsidRPr="004819C9" w:rsidRDefault="00E86556" w:rsidP="00E86556">
      <w:pPr>
        <w:jc w:val="both"/>
        <w:rPr>
          <w:rFonts w:ascii="Times New Roman" w:hAnsi="Times New Roman" w:cs="Times New Roman"/>
          <w:sz w:val="32"/>
          <w:szCs w:val="32"/>
        </w:rPr>
      </w:pPr>
      <w:r w:rsidRPr="004819C9">
        <w:rPr>
          <w:rFonts w:ascii="Times New Roman" w:hAnsi="Times New Roman" w:cs="Times New Roman" w:hint="eastAsia"/>
          <w:sz w:val="32"/>
          <w:szCs w:val="32"/>
        </w:rPr>
        <w:t>张芝源</w:t>
      </w:r>
      <w:r>
        <w:rPr>
          <w:rFonts w:ascii="Times New Roman" w:hAnsi="Times New Roman" w:cs="Times New Roman" w:hint="eastAsia"/>
          <w:sz w:val="32"/>
          <w:szCs w:val="32"/>
        </w:rPr>
        <w:t xml:space="preserve">  </w:t>
      </w:r>
      <w:r w:rsidRPr="00CD364B">
        <w:rPr>
          <w:rFonts w:ascii="Times New Roman" w:hAnsi="Times New Roman" w:cs="Times New Roman"/>
          <w:sz w:val="32"/>
          <w:szCs w:val="32"/>
        </w:rPr>
        <w:t>2024010701</w:t>
      </w:r>
    </w:p>
    <w:p w14:paraId="52994D2F" w14:textId="19455865" w:rsidR="00FF0839" w:rsidRDefault="00E86556" w:rsidP="00E86556">
      <w:pPr>
        <w:jc w:val="both"/>
        <w:rPr>
          <w:rFonts w:ascii="Times New Roman" w:hAnsi="Times New Roman" w:cs="Times New Roman" w:hint="eastAsia"/>
          <w:sz w:val="32"/>
          <w:szCs w:val="32"/>
        </w:rPr>
      </w:pPr>
      <w:r w:rsidRPr="004819C9">
        <w:rPr>
          <w:rFonts w:ascii="Times New Roman" w:hAnsi="Times New Roman" w:cs="Times New Roman" w:hint="eastAsia"/>
          <w:sz w:val="32"/>
          <w:szCs w:val="32"/>
        </w:rPr>
        <w:t>吴宇同</w:t>
      </w:r>
      <w:r>
        <w:rPr>
          <w:rFonts w:ascii="Times New Roman" w:hAnsi="Times New Roman" w:cs="Times New Roman" w:hint="eastAsia"/>
          <w:sz w:val="32"/>
          <w:szCs w:val="32"/>
        </w:rPr>
        <w:t xml:space="preserve">  2024010940</w:t>
      </w:r>
    </w:p>
    <w:p w14:paraId="38C2BC29" w14:textId="77777777" w:rsidR="0011665E" w:rsidRPr="0011665E" w:rsidRDefault="0011665E" w:rsidP="0011665E">
      <w:pPr>
        <w:jc w:val="center"/>
        <w:rPr>
          <w:rFonts w:ascii="Times New Roman" w:hAnsi="Times New Roman" w:cs="Times New Roman"/>
          <w:sz w:val="32"/>
          <w:szCs w:val="32"/>
        </w:rPr>
      </w:pPr>
    </w:p>
    <w:sectPr w:rsidR="0011665E" w:rsidRPr="0011665E">
      <w:pgSz w:w="11906" w:h="16838"/>
      <w:pgMar w:top="1440" w:right="1800" w:bottom="1440" w:left="1800" w:header="851"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HP" w:date="2024-11-08T10:22:00Z" w:initials="MOU">
    <w:p w14:paraId="5D75AA4F" w14:textId="3AE5FFAF" w:rsidR="000C3813" w:rsidRDefault="000C3813">
      <w:pPr>
        <w:pStyle w:val="af4"/>
        <w:rPr>
          <w:rFonts w:hint="eastAsia"/>
        </w:rPr>
      </w:pPr>
      <w:r>
        <w:rPr>
          <w:rStyle w:val="af3"/>
        </w:rPr>
        <w:annotationRef/>
      </w:r>
      <w:r>
        <w:t>T</w:t>
      </w:r>
      <w:r>
        <w:rPr>
          <w:rFonts w:hint="eastAsia"/>
        </w:rPr>
        <w:t>oo vague</w:t>
      </w:r>
    </w:p>
  </w:comment>
  <w:comment w:id="17" w:author="Kaixuan Gong" w:date="2024-11-05T23:03:00Z" w:initials="KG">
    <w:p w14:paraId="0D05558B" w14:textId="58B7A283" w:rsidR="002C2653" w:rsidRDefault="002C2653">
      <w:pPr>
        <w:pStyle w:val="af4"/>
        <w:rPr>
          <w:rFonts w:hint="eastAsia"/>
        </w:rPr>
      </w:pPr>
      <w:r>
        <w:rPr>
          <w:rStyle w:val="af3"/>
        </w:rPr>
        <w:annotationRef/>
      </w:r>
      <w:r>
        <w:t>What are they?</w:t>
      </w:r>
    </w:p>
  </w:comment>
  <w:comment w:id="32" w:author="HP" w:date="2024-11-08T10:30:00Z" w:initials="MOU">
    <w:p w14:paraId="63D9527C" w14:textId="616F8678" w:rsidR="000C3813" w:rsidRDefault="000C3813">
      <w:pPr>
        <w:pStyle w:val="af4"/>
        <w:rPr>
          <w:rFonts w:hint="eastAsia"/>
        </w:rPr>
      </w:pPr>
      <w:r>
        <w:rPr>
          <w:rStyle w:val="af3"/>
        </w:rPr>
        <w:annotationRef/>
      </w:r>
      <w:r>
        <w:rPr>
          <w:rFonts w:hint="eastAsia"/>
        </w:rPr>
        <w:t>前后两个问题的关系？</w:t>
      </w:r>
    </w:p>
  </w:comment>
  <w:comment w:id="33" w:author="Kaixuan Gong" w:date="2024-11-05T23:08:00Z" w:initials="KG">
    <w:p w14:paraId="400A05C8" w14:textId="7099D84A" w:rsidR="002C2653" w:rsidRDefault="002C2653">
      <w:pPr>
        <w:pStyle w:val="af4"/>
        <w:rPr>
          <w:rFonts w:hint="eastAsia"/>
        </w:rPr>
      </w:pPr>
      <w:r>
        <w:rPr>
          <w:rStyle w:val="af3"/>
        </w:rPr>
        <w:annotationRef/>
      </w:r>
      <w:r>
        <w:rPr>
          <w:rFonts w:hint="eastAsia"/>
        </w:rPr>
        <w:t>同理上一处</w:t>
      </w:r>
    </w:p>
  </w:comment>
  <w:comment w:id="34" w:author="HP" w:date="2024-11-08T10:30:00Z" w:initials="MOU">
    <w:p w14:paraId="4446AF76" w14:textId="174AF13F" w:rsidR="000C3813" w:rsidRDefault="000C3813">
      <w:pPr>
        <w:pStyle w:val="af4"/>
        <w:rPr>
          <w:rFonts w:hint="eastAsia"/>
        </w:rPr>
      </w:pPr>
      <w:r>
        <w:rPr>
          <w:rStyle w:val="af3"/>
        </w:rPr>
        <w:annotationRef/>
      </w:r>
      <w:r>
        <w:t>S</w:t>
      </w:r>
      <w:r>
        <w:rPr>
          <w:rFonts w:hint="eastAsia"/>
        </w:rPr>
        <w:t>ee APA</w:t>
      </w:r>
    </w:p>
  </w:comment>
  <w:comment w:id="40" w:author="Kaixuan Gong" w:date="2024-11-05T23:09:00Z" w:initials="KG">
    <w:p w14:paraId="44619238" w14:textId="724F04CA" w:rsidR="002C2653" w:rsidRDefault="002C2653">
      <w:pPr>
        <w:pStyle w:val="af4"/>
        <w:rPr>
          <w:rFonts w:hint="eastAsia"/>
        </w:rPr>
      </w:pPr>
      <w:r>
        <w:rPr>
          <w:rStyle w:val="af3"/>
        </w:rPr>
        <w:annotationRef/>
      </w:r>
      <w:r>
        <w:t>H</w:t>
      </w:r>
      <w:r>
        <w:rPr>
          <w:rFonts w:hint="eastAsia"/>
        </w:rPr>
        <w:t>ow</w:t>
      </w:r>
      <w:r>
        <w:t xml:space="preserve"> to decide this?</w:t>
      </w:r>
    </w:p>
  </w:comment>
  <w:comment w:id="48" w:author="Kaixuan Gong" w:date="2024-11-05T23:10:00Z" w:initials="KG">
    <w:p w14:paraId="11949258" w14:textId="0D3DAC51" w:rsidR="002C2653" w:rsidRDefault="002C2653">
      <w:pPr>
        <w:pStyle w:val="af4"/>
        <w:rPr>
          <w:rFonts w:hint="eastAsia"/>
        </w:rPr>
      </w:pPr>
      <w:r>
        <w:rPr>
          <w:rStyle w:val="af3"/>
        </w:rPr>
        <w:annotationRef/>
      </w:r>
      <w:r>
        <w:rPr>
          <w:rFonts w:hint="eastAsia"/>
        </w:rPr>
        <w:t>是啥</w:t>
      </w:r>
    </w:p>
  </w:comment>
  <w:comment w:id="49" w:author="Kaixuan Gong" w:date="2024-11-05T23:10:00Z" w:initials="KG">
    <w:p w14:paraId="41C8AC64" w14:textId="493A7544" w:rsidR="002C2653" w:rsidRDefault="002C2653">
      <w:pPr>
        <w:pStyle w:val="af4"/>
        <w:rPr>
          <w:rFonts w:hint="eastAsia"/>
        </w:rPr>
      </w:pPr>
      <w:r>
        <w:rPr>
          <w:rStyle w:val="af3"/>
        </w:rPr>
        <w:annotationRef/>
      </w:r>
      <w:r>
        <w:rPr>
          <w:rFonts w:hint="eastAsia"/>
        </w:rPr>
        <w:t>？不明确</w:t>
      </w:r>
    </w:p>
  </w:comment>
  <w:comment w:id="50" w:author="Kaixuan Gong" w:date="2024-11-05T23:11:00Z" w:initials="KG">
    <w:p w14:paraId="0E0A1E94" w14:textId="5DB9AA38" w:rsidR="002C2653" w:rsidRDefault="002C2653">
      <w:pPr>
        <w:pStyle w:val="af4"/>
        <w:rPr>
          <w:rFonts w:hint="eastAsia"/>
        </w:rPr>
      </w:pPr>
      <w:r>
        <w:rPr>
          <w:rStyle w:val="af3"/>
        </w:rPr>
        <w:annotationRef/>
      </w:r>
      <w:r>
        <w:rPr>
          <w:rFonts w:hint="eastAsia"/>
        </w:rPr>
        <w:t>?没懂</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D75AA4F" w15:done="0"/>
  <w15:commentEx w15:paraId="0D05558B" w15:done="0"/>
  <w15:commentEx w15:paraId="63D9527C" w15:done="0"/>
  <w15:commentEx w15:paraId="400A05C8" w15:done="0"/>
  <w15:commentEx w15:paraId="4446AF76" w15:done="0"/>
  <w15:commentEx w15:paraId="44619238" w15:done="0"/>
  <w15:commentEx w15:paraId="11949258" w15:done="0"/>
  <w15:commentEx w15:paraId="41C8AC64" w15:done="0"/>
  <w15:commentEx w15:paraId="0E0A1E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4D9D942" w16cex:dateUtc="2024-11-08T02:22:00Z"/>
  <w16cex:commentExtensible w16cex:durableId="162CBB7B" w16cex:dateUtc="2024-11-05T15:03:00Z"/>
  <w16cex:commentExtensible w16cex:durableId="7F90E26A" w16cex:dateUtc="2024-11-08T02:30:00Z"/>
  <w16cex:commentExtensible w16cex:durableId="0E9DD6F9" w16cex:dateUtc="2024-11-05T15:08:00Z"/>
  <w16cex:commentExtensible w16cex:durableId="4FBC5DFD" w16cex:dateUtc="2024-11-08T02:30:00Z"/>
  <w16cex:commentExtensible w16cex:durableId="7FE9CBB9" w16cex:dateUtc="2024-11-05T15:09:00Z"/>
  <w16cex:commentExtensible w16cex:durableId="27126BCB" w16cex:dateUtc="2024-11-05T15:10:00Z"/>
  <w16cex:commentExtensible w16cex:durableId="1931C73B" w16cex:dateUtc="2024-11-05T15:10:00Z"/>
  <w16cex:commentExtensible w16cex:durableId="477DB6E3" w16cex:dateUtc="2024-11-05T1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D75AA4F" w16cid:durableId="54D9D942"/>
  <w16cid:commentId w16cid:paraId="0D05558B" w16cid:durableId="162CBB7B"/>
  <w16cid:commentId w16cid:paraId="63D9527C" w16cid:durableId="7F90E26A"/>
  <w16cid:commentId w16cid:paraId="400A05C8" w16cid:durableId="0E9DD6F9"/>
  <w16cid:commentId w16cid:paraId="4446AF76" w16cid:durableId="4FBC5DFD"/>
  <w16cid:commentId w16cid:paraId="44619238" w16cid:durableId="7FE9CBB9"/>
  <w16cid:commentId w16cid:paraId="11949258" w16cid:durableId="27126BCB"/>
  <w16cid:commentId w16cid:paraId="41C8AC64" w16cid:durableId="1931C73B"/>
  <w16cid:commentId w16cid:paraId="0E0A1E94" w16cid:durableId="477DB6E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73AFCB" w14:textId="77777777" w:rsidR="00B53CBD" w:rsidRDefault="00B53CBD" w:rsidP="00E86556">
      <w:pPr>
        <w:spacing w:after="0" w:line="240" w:lineRule="auto"/>
        <w:rPr>
          <w:rFonts w:hint="eastAsia"/>
        </w:rPr>
      </w:pPr>
      <w:r>
        <w:separator/>
      </w:r>
    </w:p>
  </w:endnote>
  <w:endnote w:type="continuationSeparator" w:id="0">
    <w:p w14:paraId="0ACE4178" w14:textId="77777777" w:rsidR="00B53CBD" w:rsidRDefault="00B53CBD" w:rsidP="00E8655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EFCE43" w14:textId="77777777" w:rsidR="00B53CBD" w:rsidRDefault="00B53CBD" w:rsidP="00E86556">
      <w:pPr>
        <w:spacing w:after="0" w:line="240" w:lineRule="auto"/>
        <w:rPr>
          <w:rFonts w:hint="eastAsia"/>
        </w:rPr>
      </w:pPr>
      <w:r>
        <w:separator/>
      </w:r>
    </w:p>
  </w:footnote>
  <w:footnote w:type="continuationSeparator" w:id="0">
    <w:p w14:paraId="2438DEBE" w14:textId="77777777" w:rsidR="00B53CBD" w:rsidRDefault="00B53CBD" w:rsidP="00E8655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4AFC"/>
    <w:multiLevelType w:val="hybridMultilevel"/>
    <w:tmpl w:val="719CC7C4"/>
    <w:lvl w:ilvl="0" w:tplc="EF7057A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2191AD4"/>
    <w:multiLevelType w:val="hybridMultilevel"/>
    <w:tmpl w:val="96B2C762"/>
    <w:lvl w:ilvl="0" w:tplc="5022B496">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num w:numId="1" w16cid:durableId="1447459452">
    <w:abstractNumId w:val="1"/>
  </w:num>
  <w:num w:numId="2" w16cid:durableId="20560748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P">
    <w15:presenceInfo w15:providerId="None" w15:userId="HP"/>
  </w15:person>
  <w15:person w15:author="Kaixuan Gong">
    <w15:presenceInfo w15:providerId="AD" w15:userId="S::kg481@cam.ac.uk::9d7307fa-937c-4fd2-85d1-eaff602af4f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0C1F"/>
    <w:rsid w:val="0003059A"/>
    <w:rsid w:val="0006496B"/>
    <w:rsid w:val="00072EEB"/>
    <w:rsid w:val="000C3813"/>
    <w:rsid w:val="0011665E"/>
    <w:rsid w:val="0012250D"/>
    <w:rsid w:val="00183347"/>
    <w:rsid w:val="001A1B24"/>
    <w:rsid w:val="001A31C9"/>
    <w:rsid w:val="001D194B"/>
    <w:rsid w:val="00201D1C"/>
    <w:rsid w:val="00205CDE"/>
    <w:rsid w:val="00205D50"/>
    <w:rsid w:val="00224444"/>
    <w:rsid w:val="00256562"/>
    <w:rsid w:val="002C2653"/>
    <w:rsid w:val="002F07D2"/>
    <w:rsid w:val="0033305F"/>
    <w:rsid w:val="00355F32"/>
    <w:rsid w:val="00373999"/>
    <w:rsid w:val="003E7CDE"/>
    <w:rsid w:val="0045139A"/>
    <w:rsid w:val="00467F01"/>
    <w:rsid w:val="004A0C1F"/>
    <w:rsid w:val="005132B3"/>
    <w:rsid w:val="0058460A"/>
    <w:rsid w:val="006871D8"/>
    <w:rsid w:val="00697DB8"/>
    <w:rsid w:val="00741FAF"/>
    <w:rsid w:val="00752195"/>
    <w:rsid w:val="007B3BBB"/>
    <w:rsid w:val="00883614"/>
    <w:rsid w:val="008B5D9B"/>
    <w:rsid w:val="0091393A"/>
    <w:rsid w:val="009535B0"/>
    <w:rsid w:val="009707E7"/>
    <w:rsid w:val="009776A9"/>
    <w:rsid w:val="009B1FE1"/>
    <w:rsid w:val="009D49AE"/>
    <w:rsid w:val="009F5E4C"/>
    <w:rsid w:val="00A74EB7"/>
    <w:rsid w:val="00AA0F1C"/>
    <w:rsid w:val="00B53CBD"/>
    <w:rsid w:val="00B61CE0"/>
    <w:rsid w:val="00BC66AA"/>
    <w:rsid w:val="00BE607B"/>
    <w:rsid w:val="00C35846"/>
    <w:rsid w:val="00C44003"/>
    <w:rsid w:val="00C44A5D"/>
    <w:rsid w:val="00C94DE3"/>
    <w:rsid w:val="00CD2657"/>
    <w:rsid w:val="00D15A10"/>
    <w:rsid w:val="00E46EAC"/>
    <w:rsid w:val="00E64D39"/>
    <w:rsid w:val="00E86556"/>
    <w:rsid w:val="00EA4564"/>
    <w:rsid w:val="00F4598D"/>
    <w:rsid w:val="00F703E1"/>
    <w:rsid w:val="00FA44A2"/>
    <w:rsid w:val="00FF0839"/>
    <w:rsid w:val="00FF715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E0EBA7"/>
  <w15:chartTrackingRefBased/>
  <w15:docId w15:val="{B5AE4F5B-385B-4102-9F7C-C97419FF17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A0C1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4A0C1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A0C1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A0C1F"/>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A0C1F"/>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A0C1F"/>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A0C1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A0C1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A0C1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A0C1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4A0C1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A0C1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A0C1F"/>
    <w:rPr>
      <w:rFonts w:cstheme="majorBidi"/>
      <w:color w:val="0F4761" w:themeColor="accent1" w:themeShade="BF"/>
      <w:sz w:val="28"/>
      <w:szCs w:val="28"/>
    </w:rPr>
  </w:style>
  <w:style w:type="character" w:customStyle="1" w:styleId="50">
    <w:name w:val="标题 5 字符"/>
    <w:basedOn w:val="a0"/>
    <w:link w:val="5"/>
    <w:uiPriority w:val="9"/>
    <w:semiHidden/>
    <w:rsid w:val="004A0C1F"/>
    <w:rPr>
      <w:rFonts w:cstheme="majorBidi"/>
      <w:color w:val="0F4761" w:themeColor="accent1" w:themeShade="BF"/>
      <w:sz w:val="24"/>
    </w:rPr>
  </w:style>
  <w:style w:type="character" w:customStyle="1" w:styleId="60">
    <w:name w:val="标题 6 字符"/>
    <w:basedOn w:val="a0"/>
    <w:link w:val="6"/>
    <w:uiPriority w:val="9"/>
    <w:semiHidden/>
    <w:rsid w:val="004A0C1F"/>
    <w:rPr>
      <w:rFonts w:cstheme="majorBidi"/>
      <w:b/>
      <w:bCs/>
      <w:color w:val="0F4761" w:themeColor="accent1" w:themeShade="BF"/>
    </w:rPr>
  </w:style>
  <w:style w:type="character" w:customStyle="1" w:styleId="70">
    <w:name w:val="标题 7 字符"/>
    <w:basedOn w:val="a0"/>
    <w:link w:val="7"/>
    <w:uiPriority w:val="9"/>
    <w:semiHidden/>
    <w:rsid w:val="004A0C1F"/>
    <w:rPr>
      <w:rFonts w:cstheme="majorBidi"/>
      <w:b/>
      <w:bCs/>
      <w:color w:val="595959" w:themeColor="text1" w:themeTint="A6"/>
    </w:rPr>
  </w:style>
  <w:style w:type="character" w:customStyle="1" w:styleId="80">
    <w:name w:val="标题 8 字符"/>
    <w:basedOn w:val="a0"/>
    <w:link w:val="8"/>
    <w:uiPriority w:val="9"/>
    <w:semiHidden/>
    <w:rsid w:val="004A0C1F"/>
    <w:rPr>
      <w:rFonts w:cstheme="majorBidi"/>
      <w:color w:val="595959" w:themeColor="text1" w:themeTint="A6"/>
    </w:rPr>
  </w:style>
  <w:style w:type="character" w:customStyle="1" w:styleId="90">
    <w:name w:val="标题 9 字符"/>
    <w:basedOn w:val="a0"/>
    <w:link w:val="9"/>
    <w:uiPriority w:val="9"/>
    <w:semiHidden/>
    <w:rsid w:val="004A0C1F"/>
    <w:rPr>
      <w:rFonts w:eastAsiaTheme="majorEastAsia" w:cstheme="majorBidi"/>
      <w:color w:val="595959" w:themeColor="text1" w:themeTint="A6"/>
    </w:rPr>
  </w:style>
  <w:style w:type="paragraph" w:styleId="a3">
    <w:name w:val="Title"/>
    <w:basedOn w:val="a"/>
    <w:next w:val="a"/>
    <w:link w:val="a4"/>
    <w:uiPriority w:val="10"/>
    <w:qFormat/>
    <w:rsid w:val="004A0C1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A0C1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A0C1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A0C1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A0C1F"/>
    <w:pPr>
      <w:spacing w:before="160"/>
      <w:jc w:val="center"/>
    </w:pPr>
    <w:rPr>
      <w:i/>
      <w:iCs/>
      <w:color w:val="404040" w:themeColor="text1" w:themeTint="BF"/>
    </w:rPr>
  </w:style>
  <w:style w:type="character" w:customStyle="1" w:styleId="a8">
    <w:name w:val="引用 字符"/>
    <w:basedOn w:val="a0"/>
    <w:link w:val="a7"/>
    <w:uiPriority w:val="29"/>
    <w:rsid w:val="004A0C1F"/>
    <w:rPr>
      <w:i/>
      <w:iCs/>
      <w:color w:val="404040" w:themeColor="text1" w:themeTint="BF"/>
    </w:rPr>
  </w:style>
  <w:style w:type="paragraph" w:styleId="a9">
    <w:name w:val="List Paragraph"/>
    <w:basedOn w:val="a"/>
    <w:uiPriority w:val="34"/>
    <w:qFormat/>
    <w:rsid w:val="004A0C1F"/>
    <w:pPr>
      <w:ind w:left="720"/>
      <w:contextualSpacing/>
    </w:pPr>
  </w:style>
  <w:style w:type="character" w:styleId="aa">
    <w:name w:val="Intense Emphasis"/>
    <w:basedOn w:val="a0"/>
    <w:uiPriority w:val="21"/>
    <w:qFormat/>
    <w:rsid w:val="004A0C1F"/>
    <w:rPr>
      <w:i/>
      <w:iCs/>
      <w:color w:val="0F4761" w:themeColor="accent1" w:themeShade="BF"/>
    </w:rPr>
  </w:style>
  <w:style w:type="paragraph" w:styleId="ab">
    <w:name w:val="Intense Quote"/>
    <w:basedOn w:val="a"/>
    <w:next w:val="a"/>
    <w:link w:val="ac"/>
    <w:uiPriority w:val="30"/>
    <w:qFormat/>
    <w:rsid w:val="004A0C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A0C1F"/>
    <w:rPr>
      <w:i/>
      <w:iCs/>
      <w:color w:val="0F4761" w:themeColor="accent1" w:themeShade="BF"/>
    </w:rPr>
  </w:style>
  <w:style w:type="character" w:styleId="ad">
    <w:name w:val="Intense Reference"/>
    <w:basedOn w:val="a0"/>
    <w:uiPriority w:val="32"/>
    <w:qFormat/>
    <w:rsid w:val="004A0C1F"/>
    <w:rPr>
      <w:b/>
      <w:bCs/>
      <w:smallCaps/>
      <w:color w:val="0F4761" w:themeColor="accent1" w:themeShade="BF"/>
      <w:spacing w:val="5"/>
    </w:rPr>
  </w:style>
  <w:style w:type="paragraph" w:styleId="ae">
    <w:name w:val="header"/>
    <w:basedOn w:val="a"/>
    <w:link w:val="af"/>
    <w:uiPriority w:val="99"/>
    <w:unhideWhenUsed/>
    <w:rsid w:val="00E8655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E86556"/>
    <w:rPr>
      <w:sz w:val="18"/>
      <w:szCs w:val="18"/>
    </w:rPr>
  </w:style>
  <w:style w:type="paragraph" w:styleId="af0">
    <w:name w:val="footer"/>
    <w:basedOn w:val="a"/>
    <w:link w:val="af1"/>
    <w:uiPriority w:val="99"/>
    <w:unhideWhenUsed/>
    <w:rsid w:val="00E8655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E86556"/>
    <w:rPr>
      <w:sz w:val="18"/>
      <w:szCs w:val="18"/>
    </w:rPr>
  </w:style>
  <w:style w:type="paragraph" w:styleId="af2">
    <w:name w:val="Revision"/>
    <w:hidden/>
    <w:uiPriority w:val="99"/>
    <w:semiHidden/>
    <w:rsid w:val="002C2653"/>
    <w:pPr>
      <w:spacing w:after="0" w:line="240" w:lineRule="auto"/>
    </w:pPr>
  </w:style>
  <w:style w:type="character" w:styleId="af3">
    <w:name w:val="annotation reference"/>
    <w:basedOn w:val="a0"/>
    <w:uiPriority w:val="99"/>
    <w:semiHidden/>
    <w:unhideWhenUsed/>
    <w:rsid w:val="002C2653"/>
    <w:rPr>
      <w:sz w:val="21"/>
      <w:szCs w:val="21"/>
    </w:rPr>
  </w:style>
  <w:style w:type="paragraph" w:styleId="af4">
    <w:name w:val="annotation text"/>
    <w:basedOn w:val="a"/>
    <w:link w:val="af5"/>
    <w:uiPriority w:val="99"/>
    <w:semiHidden/>
    <w:unhideWhenUsed/>
    <w:rsid w:val="002C2653"/>
  </w:style>
  <w:style w:type="character" w:customStyle="1" w:styleId="af5">
    <w:name w:val="批注文字 字符"/>
    <w:basedOn w:val="a0"/>
    <w:link w:val="af4"/>
    <w:uiPriority w:val="99"/>
    <w:semiHidden/>
    <w:rsid w:val="002C2653"/>
  </w:style>
  <w:style w:type="paragraph" w:styleId="af6">
    <w:name w:val="annotation subject"/>
    <w:basedOn w:val="af4"/>
    <w:next w:val="af4"/>
    <w:link w:val="af7"/>
    <w:uiPriority w:val="99"/>
    <w:semiHidden/>
    <w:unhideWhenUsed/>
    <w:rsid w:val="002C2653"/>
    <w:rPr>
      <w:b/>
      <w:bCs/>
    </w:rPr>
  </w:style>
  <w:style w:type="character" w:customStyle="1" w:styleId="af7">
    <w:name w:val="批注主题 字符"/>
    <w:basedOn w:val="af5"/>
    <w:link w:val="af6"/>
    <w:uiPriority w:val="99"/>
    <w:semiHidden/>
    <w:rsid w:val="002C265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548570">
      <w:bodyDiv w:val="1"/>
      <w:marLeft w:val="0"/>
      <w:marRight w:val="0"/>
      <w:marTop w:val="0"/>
      <w:marBottom w:val="0"/>
      <w:divBdr>
        <w:top w:val="none" w:sz="0" w:space="0" w:color="auto"/>
        <w:left w:val="none" w:sz="0" w:space="0" w:color="auto"/>
        <w:bottom w:val="none" w:sz="0" w:space="0" w:color="auto"/>
        <w:right w:val="none" w:sz="0" w:space="0" w:color="auto"/>
      </w:divBdr>
      <w:divsChild>
        <w:div w:id="1731883696">
          <w:marLeft w:val="0"/>
          <w:marRight w:val="0"/>
          <w:marTop w:val="0"/>
          <w:marBottom w:val="0"/>
          <w:divBdr>
            <w:top w:val="none" w:sz="0" w:space="0" w:color="auto"/>
            <w:left w:val="none" w:sz="0" w:space="0" w:color="auto"/>
            <w:bottom w:val="none" w:sz="0" w:space="0" w:color="auto"/>
            <w:right w:val="none" w:sz="0" w:space="0" w:color="auto"/>
          </w:divBdr>
          <w:divsChild>
            <w:div w:id="167526797">
              <w:marLeft w:val="0"/>
              <w:marRight w:val="0"/>
              <w:marTop w:val="0"/>
              <w:marBottom w:val="0"/>
              <w:divBdr>
                <w:top w:val="none" w:sz="0" w:space="0" w:color="auto"/>
                <w:left w:val="none" w:sz="0" w:space="0" w:color="auto"/>
                <w:bottom w:val="none" w:sz="0" w:space="0" w:color="auto"/>
                <w:right w:val="none" w:sz="0" w:space="0" w:color="auto"/>
              </w:divBdr>
              <w:divsChild>
                <w:div w:id="1971014958">
                  <w:marLeft w:val="0"/>
                  <w:marRight w:val="0"/>
                  <w:marTop w:val="0"/>
                  <w:marBottom w:val="0"/>
                  <w:divBdr>
                    <w:top w:val="none" w:sz="0" w:space="0" w:color="auto"/>
                    <w:left w:val="none" w:sz="0" w:space="0" w:color="auto"/>
                    <w:bottom w:val="none" w:sz="0" w:space="0" w:color="auto"/>
                    <w:right w:val="none" w:sz="0" w:space="0" w:color="auto"/>
                  </w:divBdr>
                  <w:divsChild>
                    <w:div w:id="1137794938">
                      <w:marLeft w:val="0"/>
                      <w:marRight w:val="0"/>
                      <w:marTop w:val="0"/>
                      <w:marBottom w:val="0"/>
                      <w:divBdr>
                        <w:top w:val="none" w:sz="0" w:space="0" w:color="auto"/>
                        <w:left w:val="none" w:sz="0" w:space="0" w:color="auto"/>
                        <w:bottom w:val="none" w:sz="0" w:space="0" w:color="auto"/>
                        <w:right w:val="none" w:sz="0" w:space="0" w:color="auto"/>
                      </w:divBdr>
                      <w:divsChild>
                        <w:div w:id="452984907">
                          <w:marLeft w:val="0"/>
                          <w:marRight w:val="0"/>
                          <w:marTop w:val="0"/>
                          <w:marBottom w:val="0"/>
                          <w:divBdr>
                            <w:top w:val="none" w:sz="0" w:space="0" w:color="auto"/>
                            <w:left w:val="none" w:sz="0" w:space="0" w:color="auto"/>
                            <w:bottom w:val="none" w:sz="0" w:space="0" w:color="auto"/>
                            <w:right w:val="none" w:sz="0" w:space="0" w:color="auto"/>
                          </w:divBdr>
                          <w:divsChild>
                            <w:div w:id="677543352">
                              <w:marLeft w:val="0"/>
                              <w:marRight w:val="0"/>
                              <w:marTop w:val="0"/>
                              <w:marBottom w:val="0"/>
                              <w:divBdr>
                                <w:top w:val="none" w:sz="0" w:space="0" w:color="auto"/>
                                <w:left w:val="none" w:sz="0" w:space="0" w:color="auto"/>
                                <w:bottom w:val="none" w:sz="0" w:space="0" w:color="auto"/>
                                <w:right w:val="none" w:sz="0" w:space="0" w:color="auto"/>
                              </w:divBdr>
                              <w:divsChild>
                                <w:div w:id="298724686">
                                  <w:marLeft w:val="0"/>
                                  <w:marRight w:val="0"/>
                                  <w:marTop w:val="0"/>
                                  <w:marBottom w:val="0"/>
                                  <w:divBdr>
                                    <w:top w:val="none" w:sz="0" w:space="0" w:color="auto"/>
                                    <w:left w:val="none" w:sz="0" w:space="0" w:color="auto"/>
                                    <w:bottom w:val="none" w:sz="0" w:space="0" w:color="auto"/>
                                    <w:right w:val="none" w:sz="0" w:space="0" w:color="auto"/>
                                  </w:divBdr>
                                  <w:divsChild>
                                    <w:div w:id="1293319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564826">
                  <w:marLeft w:val="0"/>
                  <w:marRight w:val="0"/>
                  <w:marTop w:val="0"/>
                  <w:marBottom w:val="0"/>
                  <w:divBdr>
                    <w:top w:val="none" w:sz="0" w:space="0" w:color="auto"/>
                    <w:left w:val="none" w:sz="0" w:space="0" w:color="auto"/>
                    <w:bottom w:val="none" w:sz="0" w:space="0" w:color="auto"/>
                    <w:right w:val="none" w:sz="0" w:space="0" w:color="auto"/>
                  </w:divBdr>
                  <w:divsChild>
                    <w:div w:id="192853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5816765">
      <w:bodyDiv w:val="1"/>
      <w:marLeft w:val="0"/>
      <w:marRight w:val="0"/>
      <w:marTop w:val="0"/>
      <w:marBottom w:val="0"/>
      <w:divBdr>
        <w:top w:val="none" w:sz="0" w:space="0" w:color="auto"/>
        <w:left w:val="none" w:sz="0" w:space="0" w:color="auto"/>
        <w:bottom w:val="none" w:sz="0" w:space="0" w:color="auto"/>
        <w:right w:val="none" w:sz="0" w:space="0" w:color="auto"/>
      </w:divBdr>
      <w:divsChild>
        <w:div w:id="336537092">
          <w:marLeft w:val="0"/>
          <w:marRight w:val="0"/>
          <w:marTop w:val="0"/>
          <w:marBottom w:val="0"/>
          <w:divBdr>
            <w:top w:val="none" w:sz="0" w:space="0" w:color="auto"/>
            <w:left w:val="none" w:sz="0" w:space="0" w:color="auto"/>
            <w:bottom w:val="none" w:sz="0" w:space="0" w:color="auto"/>
            <w:right w:val="none" w:sz="0" w:space="0" w:color="auto"/>
          </w:divBdr>
          <w:divsChild>
            <w:div w:id="1540162811">
              <w:marLeft w:val="0"/>
              <w:marRight w:val="0"/>
              <w:marTop w:val="0"/>
              <w:marBottom w:val="0"/>
              <w:divBdr>
                <w:top w:val="none" w:sz="0" w:space="0" w:color="auto"/>
                <w:left w:val="none" w:sz="0" w:space="0" w:color="auto"/>
                <w:bottom w:val="none" w:sz="0" w:space="0" w:color="auto"/>
                <w:right w:val="none" w:sz="0" w:space="0" w:color="auto"/>
              </w:divBdr>
              <w:divsChild>
                <w:div w:id="1651203657">
                  <w:marLeft w:val="0"/>
                  <w:marRight w:val="0"/>
                  <w:marTop w:val="0"/>
                  <w:marBottom w:val="0"/>
                  <w:divBdr>
                    <w:top w:val="none" w:sz="0" w:space="0" w:color="auto"/>
                    <w:left w:val="none" w:sz="0" w:space="0" w:color="auto"/>
                    <w:bottom w:val="none" w:sz="0" w:space="0" w:color="auto"/>
                    <w:right w:val="none" w:sz="0" w:space="0" w:color="auto"/>
                  </w:divBdr>
                  <w:divsChild>
                    <w:div w:id="1936090619">
                      <w:marLeft w:val="0"/>
                      <w:marRight w:val="0"/>
                      <w:marTop w:val="0"/>
                      <w:marBottom w:val="0"/>
                      <w:divBdr>
                        <w:top w:val="none" w:sz="0" w:space="0" w:color="auto"/>
                        <w:left w:val="none" w:sz="0" w:space="0" w:color="auto"/>
                        <w:bottom w:val="none" w:sz="0" w:space="0" w:color="auto"/>
                        <w:right w:val="none" w:sz="0" w:space="0" w:color="auto"/>
                      </w:divBdr>
                      <w:divsChild>
                        <w:div w:id="431441050">
                          <w:marLeft w:val="0"/>
                          <w:marRight w:val="0"/>
                          <w:marTop w:val="0"/>
                          <w:marBottom w:val="0"/>
                          <w:divBdr>
                            <w:top w:val="none" w:sz="0" w:space="0" w:color="auto"/>
                            <w:left w:val="none" w:sz="0" w:space="0" w:color="auto"/>
                            <w:bottom w:val="none" w:sz="0" w:space="0" w:color="auto"/>
                            <w:right w:val="none" w:sz="0" w:space="0" w:color="auto"/>
                          </w:divBdr>
                          <w:divsChild>
                            <w:div w:id="929890425">
                              <w:marLeft w:val="0"/>
                              <w:marRight w:val="0"/>
                              <w:marTop w:val="0"/>
                              <w:marBottom w:val="0"/>
                              <w:divBdr>
                                <w:top w:val="none" w:sz="0" w:space="0" w:color="auto"/>
                                <w:left w:val="none" w:sz="0" w:space="0" w:color="auto"/>
                                <w:bottom w:val="none" w:sz="0" w:space="0" w:color="auto"/>
                                <w:right w:val="none" w:sz="0" w:space="0" w:color="auto"/>
                              </w:divBdr>
                              <w:divsChild>
                                <w:div w:id="2095858300">
                                  <w:marLeft w:val="0"/>
                                  <w:marRight w:val="0"/>
                                  <w:marTop w:val="0"/>
                                  <w:marBottom w:val="0"/>
                                  <w:divBdr>
                                    <w:top w:val="none" w:sz="0" w:space="0" w:color="auto"/>
                                    <w:left w:val="none" w:sz="0" w:space="0" w:color="auto"/>
                                    <w:bottom w:val="none" w:sz="0" w:space="0" w:color="auto"/>
                                    <w:right w:val="none" w:sz="0" w:space="0" w:color="auto"/>
                                  </w:divBdr>
                                  <w:divsChild>
                                    <w:div w:id="989746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916115">
                  <w:marLeft w:val="0"/>
                  <w:marRight w:val="0"/>
                  <w:marTop w:val="0"/>
                  <w:marBottom w:val="0"/>
                  <w:divBdr>
                    <w:top w:val="none" w:sz="0" w:space="0" w:color="auto"/>
                    <w:left w:val="none" w:sz="0" w:space="0" w:color="auto"/>
                    <w:bottom w:val="none" w:sz="0" w:space="0" w:color="auto"/>
                    <w:right w:val="none" w:sz="0" w:space="0" w:color="auto"/>
                  </w:divBdr>
                  <w:divsChild>
                    <w:div w:id="843596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0092361">
      <w:bodyDiv w:val="1"/>
      <w:marLeft w:val="0"/>
      <w:marRight w:val="0"/>
      <w:marTop w:val="0"/>
      <w:marBottom w:val="0"/>
      <w:divBdr>
        <w:top w:val="none" w:sz="0" w:space="0" w:color="auto"/>
        <w:left w:val="none" w:sz="0" w:space="0" w:color="auto"/>
        <w:bottom w:val="none" w:sz="0" w:space="0" w:color="auto"/>
        <w:right w:val="none" w:sz="0" w:space="0" w:color="auto"/>
      </w:divBdr>
      <w:divsChild>
        <w:div w:id="459496644">
          <w:marLeft w:val="0"/>
          <w:marRight w:val="0"/>
          <w:marTop w:val="0"/>
          <w:marBottom w:val="0"/>
          <w:divBdr>
            <w:top w:val="none" w:sz="0" w:space="0" w:color="auto"/>
            <w:left w:val="none" w:sz="0" w:space="0" w:color="auto"/>
            <w:bottom w:val="none" w:sz="0" w:space="0" w:color="auto"/>
            <w:right w:val="none" w:sz="0" w:space="0" w:color="auto"/>
          </w:divBdr>
          <w:divsChild>
            <w:div w:id="1006396997">
              <w:marLeft w:val="0"/>
              <w:marRight w:val="0"/>
              <w:marTop w:val="0"/>
              <w:marBottom w:val="0"/>
              <w:divBdr>
                <w:top w:val="none" w:sz="0" w:space="0" w:color="auto"/>
                <w:left w:val="none" w:sz="0" w:space="0" w:color="auto"/>
                <w:bottom w:val="none" w:sz="0" w:space="0" w:color="auto"/>
                <w:right w:val="none" w:sz="0" w:space="0" w:color="auto"/>
              </w:divBdr>
              <w:divsChild>
                <w:div w:id="1447429664">
                  <w:marLeft w:val="0"/>
                  <w:marRight w:val="0"/>
                  <w:marTop w:val="0"/>
                  <w:marBottom w:val="0"/>
                  <w:divBdr>
                    <w:top w:val="none" w:sz="0" w:space="0" w:color="auto"/>
                    <w:left w:val="none" w:sz="0" w:space="0" w:color="auto"/>
                    <w:bottom w:val="none" w:sz="0" w:space="0" w:color="auto"/>
                    <w:right w:val="none" w:sz="0" w:space="0" w:color="auto"/>
                  </w:divBdr>
                  <w:divsChild>
                    <w:div w:id="700472832">
                      <w:marLeft w:val="0"/>
                      <w:marRight w:val="0"/>
                      <w:marTop w:val="0"/>
                      <w:marBottom w:val="0"/>
                      <w:divBdr>
                        <w:top w:val="none" w:sz="0" w:space="0" w:color="auto"/>
                        <w:left w:val="none" w:sz="0" w:space="0" w:color="auto"/>
                        <w:bottom w:val="none" w:sz="0" w:space="0" w:color="auto"/>
                        <w:right w:val="none" w:sz="0" w:space="0" w:color="auto"/>
                      </w:divBdr>
                      <w:divsChild>
                        <w:div w:id="2048869375">
                          <w:marLeft w:val="0"/>
                          <w:marRight w:val="0"/>
                          <w:marTop w:val="0"/>
                          <w:marBottom w:val="0"/>
                          <w:divBdr>
                            <w:top w:val="none" w:sz="0" w:space="0" w:color="auto"/>
                            <w:left w:val="none" w:sz="0" w:space="0" w:color="auto"/>
                            <w:bottom w:val="none" w:sz="0" w:space="0" w:color="auto"/>
                            <w:right w:val="none" w:sz="0" w:space="0" w:color="auto"/>
                          </w:divBdr>
                          <w:divsChild>
                            <w:div w:id="1341934383">
                              <w:marLeft w:val="0"/>
                              <w:marRight w:val="0"/>
                              <w:marTop w:val="0"/>
                              <w:marBottom w:val="0"/>
                              <w:divBdr>
                                <w:top w:val="none" w:sz="0" w:space="0" w:color="auto"/>
                                <w:left w:val="none" w:sz="0" w:space="0" w:color="auto"/>
                                <w:bottom w:val="none" w:sz="0" w:space="0" w:color="auto"/>
                                <w:right w:val="none" w:sz="0" w:space="0" w:color="auto"/>
                              </w:divBdr>
                              <w:divsChild>
                                <w:div w:id="1059011814">
                                  <w:marLeft w:val="0"/>
                                  <w:marRight w:val="0"/>
                                  <w:marTop w:val="0"/>
                                  <w:marBottom w:val="0"/>
                                  <w:divBdr>
                                    <w:top w:val="none" w:sz="0" w:space="0" w:color="auto"/>
                                    <w:left w:val="none" w:sz="0" w:space="0" w:color="auto"/>
                                    <w:bottom w:val="none" w:sz="0" w:space="0" w:color="auto"/>
                                    <w:right w:val="none" w:sz="0" w:space="0" w:color="auto"/>
                                  </w:divBdr>
                                  <w:divsChild>
                                    <w:div w:id="732393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8049775">
                  <w:marLeft w:val="0"/>
                  <w:marRight w:val="0"/>
                  <w:marTop w:val="0"/>
                  <w:marBottom w:val="0"/>
                  <w:divBdr>
                    <w:top w:val="none" w:sz="0" w:space="0" w:color="auto"/>
                    <w:left w:val="none" w:sz="0" w:space="0" w:color="auto"/>
                    <w:bottom w:val="none" w:sz="0" w:space="0" w:color="auto"/>
                    <w:right w:val="none" w:sz="0" w:space="0" w:color="auto"/>
                  </w:divBdr>
                  <w:divsChild>
                    <w:div w:id="2099671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252818">
      <w:bodyDiv w:val="1"/>
      <w:marLeft w:val="0"/>
      <w:marRight w:val="0"/>
      <w:marTop w:val="0"/>
      <w:marBottom w:val="0"/>
      <w:divBdr>
        <w:top w:val="none" w:sz="0" w:space="0" w:color="auto"/>
        <w:left w:val="none" w:sz="0" w:space="0" w:color="auto"/>
        <w:bottom w:val="none" w:sz="0" w:space="0" w:color="auto"/>
        <w:right w:val="none" w:sz="0" w:space="0" w:color="auto"/>
      </w:divBdr>
      <w:divsChild>
        <w:div w:id="1148980669">
          <w:marLeft w:val="0"/>
          <w:marRight w:val="0"/>
          <w:marTop w:val="0"/>
          <w:marBottom w:val="0"/>
          <w:divBdr>
            <w:top w:val="none" w:sz="0" w:space="0" w:color="auto"/>
            <w:left w:val="none" w:sz="0" w:space="0" w:color="auto"/>
            <w:bottom w:val="none" w:sz="0" w:space="0" w:color="auto"/>
            <w:right w:val="none" w:sz="0" w:space="0" w:color="auto"/>
          </w:divBdr>
          <w:divsChild>
            <w:div w:id="701511959">
              <w:marLeft w:val="0"/>
              <w:marRight w:val="0"/>
              <w:marTop w:val="0"/>
              <w:marBottom w:val="0"/>
              <w:divBdr>
                <w:top w:val="none" w:sz="0" w:space="0" w:color="auto"/>
                <w:left w:val="none" w:sz="0" w:space="0" w:color="auto"/>
                <w:bottom w:val="none" w:sz="0" w:space="0" w:color="auto"/>
                <w:right w:val="none" w:sz="0" w:space="0" w:color="auto"/>
              </w:divBdr>
              <w:divsChild>
                <w:div w:id="1342243903">
                  <w:marLeft w:val="0"/>
                  <w:marRight w:val="0"/>
                  <w:marTop w:val="0"/>
                  <w:marBottom w:val="0"/>
                  <w:divBdr>
                    <w:top w:val="none" w:sz="0" w:space="0" w:color="auto"/>
                    <w:left w:val="none" w:sz="0" w:space="0" w:color="auto"/>
                    <w:bottom w:val="none" w:sz="0" w:space="0" w:color="auto"/>
                    <w:right w:val="none" w:sz="0" w:space="0" w:color="auto"/>
                  </w:divBdr>
                  <w:divsChild>
                    <w:div w:id="2099785366">
                      <w:marLeft w:val="0"/>
                      <w:marRight w:val="0"/>
                      <w:marTop w:val="0"/>
                      <w:marBottom w:val="0"/>
                      <w:divBdr>
                        <w:top w:val="none" w:sz="0" w:space="0" w:color="auto"/>
                        <w:left w:val="none" w:sz="0" w:space="0" w:color="auto"/>
                        <w:bottom w:val="none" w:sz="0" w:space="0" w:color="auto"/>
                        <w:right w:val="none" w:sz="0" w:space="0" w:color="auto"/>
                      </w:divBdr>
                      <w:divsChild>
                        <w:div w:id="1358698024">
                          <w:marLeft w:val="0"/>
                          <w:marRight w:val="0"/>
                          <w:marTop w:val="0"/>
                          <w:marBottom w:val="0"/>
                          <w:divBdr>
                            <w:top w:val="none" w:sz="0" w:space="0" w:color="auto"/>
                            <w:left w:val="none" w:sz="0" w:space="0" w:color="auto"/>
                            <w:bottom w:val="none" w:sz="0" w:space="0" w:color="auto"/>
                            <w:right w:val="none" w:sz="0" w:space="0" w:color="auto"/>
                          </w:divBdr>
                          <w:divsChild>
                            <w:div w:id="1532262641">
                              <w:marLeft w:val="0"/>
                              <w:marRight w:val="0"/>
                              <w:marTop w:val="0"/>
                              <w:marBottom w:val="0"/>
                              <w:divBdr>
                                <w:top w:val="none" w:sz="0" w:space="0" w:color="auto"/>
                                <w:left w:val="none" w:sz="0" w:space="0" w:color="auto"/>
                                <w:bottom w:val="none" w:sz="0" w:space="0" w:color="auto"/>
                                <w:right w:val="none" w:sz="0" w:space="0" w:color="auto"/>
                              </w:divBdr>
                              <w:divsChild>
                                <w:div w:id="1783918252">
                                  <w:marLeft w:val="0"/>
                                  <w:marRight w:val="0"/>
                                  <w:marTop w:val="0"/>
                                  <w:marBottom w:val="0"/>
                                  <w:divBdr>
                                    <w:top w:val="none" w:sz="0" w:space="0" w:color="auto"/>
                                    <w:left w:val="none" w:sz="0" w:space="0" w:color="auto"/>
                                    <w:bottom w:val="none" w:sz="0" w:space="0" w:color="auto"/>
                                    <w:right w:val="none" w:sz="0" w:space="0" w:color="auto"/>
                                  </w:divBdr>
                                  <w:divsChild>
                                    <w:div w:id="362094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7382979">
                  <w:marLeft w:val="0"/>
                  <w:marRight w:val="0"/>
                  <w:marTop w:val="0"/>
                  <w:marBottom w:val="0"/>
                  <w:divBdr>
                    <w:top w:val="none" w:sz="0" w:space="0" w:color="auto"/>
                    <w:left w:val="none" w:sz="0" w:space="0" w:color="auto"/>
                    <w:bottom w:val="none" w:sz="0" w:space="0" w:color="auto"/>
                    <w:right w:val="none" w:sz="0" w:space="0" w:color="auto"/>
                  </w:divBdr>
                  <w:divsChild>
                    <w:div w:id="213945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1232</TotalTime>
  <Pages>5</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johntang05@163.com</dc:creator>
  <cp:keywords/>
  <dc:description/>
  <cp:lastModifiedBy>Zhiyuan Zhang</cp:lastModifiedBy>
  <cp:revision>15</cp:revision>
  <dcterms:created xsi:type="dcterms:W3CDTF">2024-10-29T07:30:00Z</dcterms:created>
  <dcterms:modified xsi:type="dcterms:W3CDTF">2024-12-23T04:13:00Z</dcterms:modified>
</cp:coreProperties>
</file>